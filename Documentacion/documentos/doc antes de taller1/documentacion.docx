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41E1" w:rsidRPr="0041783A" w:rsidRDefault="009E7851" w:rsidP="009E7851">
      <w:pPr>
        <w:pStyle w:val="Ttulo1"/>
        <w:rPr>
          <w:rFonts w:ascii="Times New Roman" w:hAnsi="Times New Roman" w:cs="Times New Roman"/>
          <w:b/>
          <w:color w:val="auto"/>
        </w:rPr>
      </w:pPr>
      <w:r w:rsidRPr="0041783A">
        <w:rPr>
          <w:rFonts w:ascii="Times New Roman" w:hAnsi="Times New Roman" w:cs="Times New Roman"/>
          <w:b/>
          <w:color w:val="auto"/>
        </w:rPr>
        <w:t>CAPITULO 1: INTRODUCCION</w:t>
      </w:r>
    </w:p>
    <w:p w:rsidR="009E7851" w:rsidRDefault="009E7851" w:rsidP="000777ED">
      <w:pPr>
        <w:pStyle w:val="Ttulo2"/>
        <w:numPr>
          <w:ilvl w:val="1"/>
          <w:numId w:val="1"/>
        </w:numPr>
        <w:rPr>
          <w:rFonts w:ascii="Times New Roman" w:hAnsi="Times New Roman" w:cs="Times New Roman"/>
          <w:b/>
          <w:color w:val="auto"/>
        </w:rPr>
      </w:pPr>
      <w:r w:rsidRPr="0041783A">
        <w:rPr>
          <w:rFonts w:ascii="Times New Roman" w:hAnsi="Times New Roman" w:cs="Times New Roman"/>
          <w:b/>
          <w:color w:val="auto"/>
        </w:rPr>
        <w:t>INTRODUCCION</w:t>
      </w:r>
    </w:p>
    <w:p w:rsidR="00AD467A" w:rsidRPr="00AD467A" w:rsidRDefault="00AD467A" w:rsidP="00AD467A">
      <w:pPr>
        <w:pStyle w:val="EstiloSW1"/>
      </w:pPr>
      <w:r w:rsidRPr="001544F4">
        <w:t xml:space="preserve">En la actualidad </w:t>
      </w:r>
      <w:r>
        <w:t xml:space="preserve">para </w:t>
      </w:r>
      <w:r w:rsidRPr="001544F4">
        <w:t xml:space="preserve">el desarrollo de </w:t>
      </w:r>
      <w:r w:rsidR="009F4403">
        <w:t xml:space="preserve">sistemas está centrado en </w:t>
      </w:r>
      <w:r>
        <w:t xml:space="preserve">que </w:t>
      </w:r>
      <w:r w:rsidR="009F4403">
        <w:t xml:space="preserve">pueda ser accedido </w:t>
      </w:r>
      <w:r>
        <w:t>desde cualquier parte del mundo</w:t>
      </w:r>
      <w:r w:rsidR="009F4403">
        <w:t>. E</w:t>
      </w:r>
      <w:r>
        <w:t xml:space="preserve">s decir tenga portabilidad y eficiencia </w:t>
      </w:r>
      <w:r w:rsidRPr="001544F4">
        <w:t xml:space="preserve">para poder lograr un producto de calidad en el cual se </w:t>
      </w:r>
      <w:r>
        <w:t>pueda tener la información disponible sin necesidad de estar en las oficinas.</w:t>
      </w:r>
    </w:p>
    <w:p w:rsidR="009E7851" w:rsidRDefault="00FE3FA0" w:rsidP="000777ED">
      <w:pPr>
        <w:pStyle w:val="Ttulo2"/>
        <w:numPr>
          <w:ilvl w:val="1"/>
          <w:numId w:val="1"/>
        </w:numPr>
        <w:rPr>
          <w:rFonts w:ascii="Times New Roman" w:hAnsi="Times New Roman" w:cs="Times New Roman"/>
          <w:b/>
          <w:color w:val="auto"/>
        </w:rPr>
      </w:pPr>
      <w:r w:rsidRPr="0041783A">
        <w:rPr>
          <w:rFonts w:ascii="Times New Roman" w:hAnsi="Times New Roman" w:cs="Times New Roman"/>
          <w:b/>
          <w:color w:val="auto"/>
        </w:rPr>
        <w:t>ANTECE</w:t>
      </w:r>
      <w:r w:rsidR="009E7851" w:rsidRPr="0041783A">
        <w:rPr>
          <w:rFonts w:ascii="Times New Roman" w:hAnsi="Times New Roman" w:cs="Times New Roman"/>
          <w:b/>
          <w:color w:val="auto"/>
        </w:rPr>
        <w:t>DENTES</w:t>
      </w:r>
    </w:p>
    <w:p w:rsidR="009F4403" w:rsidRDefault="009F4403" w:rsidP="009F4403">
      <w:pPr>
        <w:pStyle w:val="EstiloSW1"/>
      </w:pPr>
      <w:r>
        <w:t xml:space="preserve">La empresa de servicios de desmonte </w:t>
      </w:r>
      <w:proofErr w:type="gramStart"/>
      <w:r>
        <w:t>OPTIMA</w:t>
      </w:r>
      <w:proofErr w:type="gramEnd"/>
      <w:r>
        <w:t xml:space="preserve"> S.A. fundada hace más de 15 años dedicada al servicio de desmonte en el campo. </w:t>
      </w:r>
    </w:p>
    <w:p w:rsidR="009F4403" w:rsidRPr="009F4403" w:rsidRDefault="009F4403" w:rsidP="009F4403">
      <w:pPr>
        <w:pStyle w:val="EstiloSW1"/>
      </w:pPr>
      <w:r>
        <w:t xml:space="preserve">El trabajo que realiza es el de prestar servicios a los agricultores para la siembra de cultivos, entre los servicios que se realizan pueden ser varias actividades como cadeneo, alivianado, basureo, acordonado, desmonte tradicional, etc. Estos servicios por lo general  son contratos por área avanzada. Por lo que la empresa necesita estar pendiente del avance diario de su personal de campo. </w:t>
      </w:r>
    </w:p>
    <w:p w:rsidR="009E7851" w:rsidRPr="0041783A" w:rsidRDefault="009E7851" w:rsidP="000777ED">
      <w:pPr>
        <w:pStyle w:val="Ttulo2"/>
        <w:numPr>
          <w:ilvl w:val="1"/>
          <w:numId w:val="1"/>
        </w:numPr>
        <w:rPr>
          <w:rFonts w:ascii="Times New Roman" w:hAnsi="Times New Roman" w:cs="Times New Roman"/>
          <w:b/>
          <w:color w:val="auto"/>
        </w:rPr>
      </w:pPr>
      <w:r w:rsidRPr="0041783A">
        <w:rPr>
          <w:rFonts w:ascii="Times New Roman" w:hAnsi="Times New Roman" w:cs="Times New Roman"/>
          <w:b/>
          <w:color w:val="auto"/>
        </w:rPr>
        <w:t>DESCRIPCION DEL PROBLEMA</w:t>
      </w:r>
    </w:p>
    <w:p w:rsidR="009E7851" w:rsidRDefault="009E7851" w:rsidP="000777ED">
      <w:pPr>
        <w:pStyle w:val="Ttulo3"/>
        <w:numPr>
          <w:ilvl w:val="2"/>
          <w:numId w:val="1"/>
        </w:numPr>
        <w:rPr>
          <w:rFonts w:ascii="Times New Roman" w:hAnsi="Times New Roman" w:cs="Times New Roman"/>
          <w:b/>
          <w:color w:val="auto"/>
        </w:rPr>
      </w:pPr>
      <w:r w:rsidRPr="0041783A">
        <w:rPr>
          <w:rFonts w:ascii="Times New Roman" w:hAnsi="Times New Roman" w:cs="Times New Roman"/>
          <w:b/>
          <w:color w:val="auto"/>
        </w:rPr>
        <w:t xml:space="preserve">SITUACION </w:t>
      </w:r>
      <w:r w:rsidR="00907A9B">
        <w:rPr>
          <w:rFonts w:ascii="Times New Roman" w:hAnsi="Times New Roman" w:cs="Times New Roman"/>
          <w:b/>
          <w:color w:val="auto"/>
        </w:rPr>
        <w:t>PROBLEMÁTICA</w:t>
      </w:r>
    </w:p>
    <w:p w:rsidR="00907A9B" w:rsidRDefault="00907A9B" w:rsidP="00907A9B">
      <w:pPr>
        <w:pStyle w:val="EstiloSW1"/>
      </w:pPr>
      <w:r>
        <w:t xml:space="preserve">La empresa dedicada al servicio de desmonte con maquinaria pesada, Cuenta con formularios de </w:t>
      </w:r>
      <w:r w:rsidRPr="00907A9B">
        <w:rPr>
          <w:b/>
        </w:rPr>
        <w:t>control de avance diario de equipo</w:t>
      </w:r>
      <w:r>
        <w:t xml:space="preserve"> para poder llevar el control de la producción de cada equipo. </w:t>
      </w:r>
    </w:p>
    <w:p w:rsidR="00907A9B" w:rsidRDefault="00907A9B" w:rsidP="00907A9B">
      <w:pPr>
        <w:pStyle w:val="EstiloSW1"/>
      </w:pPr>
      <w:r>
        <w:t>Pero por lo general esta información no está disponible si varios días después, con el inconveniente  de que pueden haber problemas de producción y no se tomen las medidas necesarias para solucionar este problema de baja producción</w:t>
      </w:r>
      <w:r w:rsidR="00B4454F">
        <w:t xml:space="preserve">. </w:t>
      </w:r>
    </w:p>
    <w:p w:rsidR="00907A9B" w:rsidRDefault="00907A9B" w:rsidP="00907A9B">
      <w:pPr>
        <w:pStyle w:val="EstiloSW1"/>
      </w:pPr>
      <w:r>
        <w:t>Para el cálculo de la productividad se involucran varias variables como:</w:t>
      </w:r>
    </w:p>
    <w:p w:rsidR="00907A9B" w:rsidRPr="00F1378F" w:rsidRDefault="00907A9B" w:rsidP="00666F46">
      <w:pPr>
        <w:pStyle w:val="EstiloSW1"/>
        <w:numPr>
          <w:ilvl w:val="0"/>
          <w:numId w:val="20"/>
        </w:numPr>
      </w:pPr>
      <w:r w:rsidRPr="00F1378F">
        <w:t>Horas empleadas</w:t>
      </w:r>
      <w:r>
        <w:t xml:space="preserve"> en realizar el trabajo</w:t>
      </w:r>
      <w:r w:rsidR="00B4454F">
        <w:t>.</w:t>
      </w:r>
    </w:p>
    <w:p w:rsidR="00907A9B" w:rsidRPr="00F1378F" w:rsidRDefault="00907A9B" w:rsidP="00666F46">
      <w:pPr>
        <w:pStyle w:val="EstiloSW1"/>
        <w:numPr>
          <w:ilvl w:val="0"/>
          <w:numId w:val="20"/>
        </w:numPr>
      </w:pPr>
      <w:r w:rsidRPr="00F1378F">
        <w:t>Área trabajada</w:t>
      </w:r>
      <w:r w:rsidR="00B4454F">
        <w:t xml:space="preserve"> medida en hectáreas.</w:t>
      </w:r>
    </w:p>
    <w:p w:rsidR="00907A9B" w:rsidRDefault="00907A9B" w:rsidP="00666F46">
      <w:pPr>
        <w:pStyle w:val="EstiloSW1"/>
        <w:numPr>
          <w:ilvl w:val="0"/>
          <w:numId w:val="20"/>
        </w:numPr>
      </w:pPr>
      <w:r w:rsidRPr="00F1378F">
        <w:t>Tipo de maquinaria</w:t>
      </w:r>
      <w:r>
        <w:t xml:space="preserve"> utilizada</w:t>
      </w:r>
    </w:p>
    <w:p w:rsidR="00907A9B" w:rsidRDefault="00907A9B" w:rsidP="00907A9B">
      <w:pPr>
        <w:pStyle w:val="EstiloSW1"/>
      </w:pPr>
      <w:r>
        <w:t xml:space="preserve">La productividad calculada para las maquinarias es </w:t>
      </w:r>
    </w:p>
    <w:p w:rsidR="00907A9B" w:rsidRDefault="00907A9B" w:rsidP="00907A9B">
      <w:pPr>
        <w:pStyle w:val="EstiloSW1"/>
      </w:pPr>
      <w:r>
        <w:tab/>
        <w:t>[HRS/AREA] donde  [HRS: representa a las horas que se utilizaron en un AREA]</w:t>
      </w:r>
    </w:p>
    <w:p w:rsidR="00907A9B" w:rsidRDefault="00907A9B" w:rsidP="00907A9B">
      <w:pPr>
        <w:pStyle w:val="EstiloSW1"/>
      </w:pPr>
      <w:r>
        <w:t xml:space="preserve">17 HRS/7.46 HA: </w:t>
      </w:r>
      <w:r>
        <w:rPr>
          <w:b/>
        </w:rPr>
        <w:t xml:space="preserve">2.27 </w:t>
      </w:r>
      <w:r w:rsidRPr="006B730D">
        <w:rPr>
          <w:b/>
        </w:rPr>
        <w:sym w:font="Wingdings" w:char="F0E7"/>
      </w:r>
      <w:r>
        <w:rPr>
          <w:b/>
        </w:rPr>
        <w:t xml:space="preserve"> </w:t>
      </w:r>
      <w:r w:rsidRPr="006B730D">
        <w:t>quiere</w:t>
      </w:r>
      <w:r>
        <w:t xml:space="preserve"> decir necesitará </w:t>
      </w:r>
      <w:r w:rsidRPr="006B730D">
        <w:rPr>
          <w:b/>
        </w:rPr>
        <w:t>2.27</w:t>
      </w:r>
      <w:r>
        <w:t xml:space="preserve"> horas para hacer un trabajo de 1 HA.</w:t>
      </w:r>
    </w:p>
    <w:p w:rsidR="00907A9B" w:rsidRDefault="00907A9B" w:rsidP="00907A9B">
      <w:pPr>
        <w:pStyle w:val="EstiloSW1"/>
      </w:pPr>
      <w:r>
        <w:lastRenderedPageBreak/>
        <w:t xml:space="preserve">Cada </w:t>
      </w:r>
      <w:r w:rsidR="00B4454F">
        <w:t>tipo de monte</w:t>
      </w:r>
      <w:r>
        <w:t xml:space="preserve"> </w:t>
      </w:r>
      <w:r w:rsidR="00B4454F">
        <w:t xml:space="preserve">tiene una </w:t>
      </w:r>
      <w:r>
        <w:t>productividad distinta porque existen muchas variables que influyen para el cálculo de la productividad:</w:t>
      </w:r>
    </w:p>
    <w:p w:rsidR="00907A9B" w:rsidRDefault="00907A9B" w:rsidP="00907A9B">
      <w:pPr>
        <w:pStyle w:val="EstiloSW1"/>
      </w:pPr>
      <w:r>
        <w:t xml:space="preserve">Tipo de maquinaria: CATERPILLAR D6E, D7G, D8K D9H, KOMATZU </w:t>
      </w:r>
    </w:p>
    <w:p w:rsidR="00907A9B" w:rsidRDefault="00907A9B" w:rsidP="00907A9B">
      <w:pPr>
        <w:pStyle w:val="EstiloSW1"/>
      </w:pPr>
      <w:r>
        <w:t>Tipo de Vegetación: monte alto, monte mediano.</w:t>
      </w:r>
    </w:p>
    <w:p w:rsidR="00907A9B" w:rsidRDefault="00907A9B" w:rsidP="00907A9B">
      <w:pPr>
        <w:pStyle w:val="EstiloSW1"/>
      </w:pPr>
      <w:r>
        <w:t xml:space="preserve">Tipo de trabajo: desmonte, alivianado, basureo, </w:t>
      </w:r>
      <w:proofErr w:type="spellStart"/>
      <w:r>
        <w:t>desacordonado</w:t>
      </w:r>
      <w:proofErr w:type="spellEnd"/>
      <w:r>
        <w:t>, destronque, etc.</w:t>
      </w:r>
    </w:p>
    <w:p w:rsidR="00907A9B" w:rsidRDefault="00907A9B" w:rsidP="00907A9B">
      <w:pPr>
        <w:pStyle w:val="EstiloSW1"/>
      </w:pPr>
      <w:r>
        <w:t xml:space="preserve">La productividad se calcula al finalizar el día, en cada campamento para ello cada </w:t>
      </w:r>
      <w:r w:rsidR="00B4454F">
        <w:t xml:space="preserve">supervisor </w:t>
      </w:r>
      <w:r>
        <w:t xml:space="preserve">de campamento recoge los datos en formularios llenados manualmente, donde se ingresan las horas que trabajó cada maquinaria, tipo de </w:t>
      </w:r>
      <w:r w:rsidR="00B4454F">
        <w:t>trabajo</w:t>
      </w:r>
      <w:r w:rsidR="00A00B9D">
        <w:t xml:space="preserve"> que realizo</w:t>
      </w:r>
      <w:r>
        <w:t xml:space="preserve">, área que se </w:t>
      </w:r>
      <w:r w:rsidR="00A00B9D">
        <w:t xml:space="preserve">ejecutó </w:t>
      </w:r>
      <w:r>
        <w:t>medido en HA.</w:t>
      </w:r>
    </w:p>
    <w:p w:rsidR="00907A9B" w:rsidRPr="00907A9B" w:rsidRDefault="00907A9B" w:rsidP="00907A9B">
      <w:pPr>
        <w:pStyle w:val="EstiloSW1"/>
      </w:pPr>
      <w:r>
        <w:t>La medición del área se la realiza manualmente con cinta métrica</w:t>
      </w:r>
      <w:r w:rsidR="00A00B9D">
        <w:t xml:space="preserve"> o cálculos manuales mediante medidas equivalentes</w:t>
      </w:r>
      <w:r>
        <w:t>.</w:t>
      </w:r>
    </w:p>
    <w:p w:rsidR="009E7851" w:rsidRDefault="009E7851" w:rsidP="000777ED">
      <w:pPr>
        <w:pStyle w:val="Ttulo3"/>
        <w:numPr>
          <w:ilvl w:val="2"/>
          <w:numId w:val="1"/>
        </w:numPr>
        <w:rPr>
          <w:rFonts w:ascii="Times New Roman" w:hAnsi="Times New Roman" w:cs="Times New Roman"/>
          <w:b/>
          <w:color w:val="auto"/>
        </w:rPr>
      </w:pPr>
      <w:r w:rsidRPr="0041783A">
        <w:rPr>
          <w:rFonts w:ascii="Times New Roman" w:hAnsi="Times New Roman" w:cs="Times New Roman"/>
          <w:b/>
          <w:color w:val="auto"/>
        </w:rPr>
        <w:t>SITUACION DESEADA</w:t>
      </w:r>
    </w:p>
    <w:p w:rsidR="00A00B9D" w:rsidRDefault="00907A9B" w:rsidP="004F5D43">
      <w:pPr>
        <w:pStyle w:val="EstiloSW1"/>
      </w:pPr>
      <w:r>
        <w:t xml:space="preserve">La empresa </w:t>
      </w:r>
      <w:r w:rsidR="004F5D43">
        <w:t>requiere</w:t>
      </w:r>
      <w:r>
        <w:t xml:space="preserve"> disponer de un sistema que les permita </w:t>
      </w:r>
      <w:r w:rsidR="00A00B9D">
        <w:t>automatizar la captura de datos como el área que se trabajó y las horas utilizadas, el personal que está operando la maquinaria.</w:t>
      </w:r>
    </w:p>
    <w:p w:rsidR="004B2758" w:rsidRDefault="004B2758" w:rsidP="004F5D43">
      <w:pPr>
        <w:pStyle w:val="EstiloSW1"/>
      </w:pPr>
      <w:r>
        <w:t>Para ello se requerirá utilizar un sistema electrónico que se pueda instalar en los equipos de desmonte para capturar los datos necesarios como horas y posición.</w:t>
      </w:r>
    </w:p>
    <w:p w:rsidR="00907A9B" w:rsidRPr="00907A9B" w:rsidRDefault="00A00B9D" w:rsidP="004F5D43">
      <w:pPr>
        <w:pStyle w:val="EstiloSW1"/>
      </w:pPr>
      <w:r>
        <w:t>Además se necesita acceder a los datos desde cualquier computador con acceso a inter</w:t>
      </w:r>
      <w:r w:rsidR="004B2758">
        <w:t>net</w:t>
      </w:r>
      <w:r w:rsidR="00907A9B">
        <w:t>, pudiendo acceder a sus datos de producción sin necesidad de ir a la oficina</w:t>
      </w:r>
      <w:r w:rsidR="004B2758">
        <w:t>.</w:t>
      </w:r>
      <w:r w:rsidR="004F5D43">
        <w:t xml:space="preserve"> </w:t>
      </w:r>
    </w:p>
    <w:p w:rsidR="009E7851" w:rsidRPr="0041783A" w:rsidRDefault="009E7851" w:rsidP="000777ED">
      <w:pPr>
        <w:pStyle w:val="Ttulo2"/>
        <w:numPr>
          <w:ilvl w:val="1"/>
          <w:numId w:val="1"/>
        </w:numPr>
        <w:rPr>
          <w:rFonts w:ascii="Times New Roman" w:hAnsi="Times New Roman" w:cs="Times New Roman"/>
          <w:b/>
          <w:color w:val="auto"/>
        </w:rPr>
      </w:pPr>
      <w:r w:rsidRPr="0041783A">
        <w:rPr>
          <w:rFonts w:ascii="Times New Roman" w:hAnsi="Times New Roman" w:cs="Times New Roman"/>
          <w:b/>
          <w:color w:val="auto"/>
        </w:rPr>
        <w:t>OBJETIVOS</w:t>
      </w:r>
    </w:p>
    <w:p w:rsidR="009E7851" w:rsidRDefault="009E7851" w:rsidP="000777ED">
      <w:pPr>
        <w:pStyle w:val="Ttulo3"/>
        <w:numPr>
          <w:ilvl w:val="2"/>
          <w:numId w:val="1"/>
        </w:numPr>
        <w:rPr>
          <w:rFonts w:ascii="Times New Roman" w:hAnsi="Times New Roman" w:cs="Times New Roman"/>
          <w:b/>
          <w:color w:val="auto"/>
        </w:rPr>
      </w:pPr>
      <w:r w:rsidRPr="0041783A">
        <w:rPr>
          <w:rFonts w:ascii="Times New Roman" w:hAnsi="Times New Roman" w:cs="Times New Roman"/>
          <w:b/>
          <w:color w:val="auto"/>
        </w:rPr>
        <w:t>OBJETIVO GENERAL</w:t>
      </w:r>
    </w:p>
    <w:p w:rsidR="004F5D43" w:rsidRDefault="004F5D43" w:rsidP="004F5D43">
      <w:pPr>
        <w:pStyle w:val="EstiloSW1"/>
      </w:pPr>
      <w:r>
        <w:t>El objetivo es desarrollar un sistema que cumpla las funciones de automatizar los datos de la producción de la empresa, y poder ser accedidos desde cualquier lugar.</w:t>
      </w:r>
    </w:p>
    <w:p w:rsidR="004B2758" w:rsidRPr="004B2758" w:rsidRDefault="004B2758" w:rsidP="004F5D43">
      <w:pPr>
        <w:pStyle w:val="EstiloSW1"/>
      </w:pPr>
      <w:r>
        <w:t>Además implementar un dispositivo electrónico que permita capturar los datos requeridos como horas, posición, tipo de actividad, maquinaria, operadores.</w:t>
      </w:r>
    </w:p>
    <w:p w:rsidR="000777ED" w:rsidRDefault="009E7851" w:rsidP="000777ED">
      <w:pPr>
        <w:pStyle w:val="Ttulo3"/>
        <w:numPr>
          <w:ilvl w:val="2"/>
          <w:numId w:val="1"/>
        </w:numPr>
        <w:rPr>
          <w:rFonts w:ascii="Times New Roman" w:hAnsi="Times New Roman" w:cs="Times New Roman"/>
          <w:b/>
          <w:color w:val="auto"/>
        </w:rPr>
      </w:pPr>
      <w:r w:rsidRPr="0041783A">
        <w:rPr>
          <w:rFonts w:ascii="Times New Roman" w:hAnsi="Times New Roman" w:cs="Times New Roman"/>
          <w:b/>
          <w:color w:val="auto"/>
        </w:rPr>
        <w:t>OBJETIVOS ESPECIFICOS</w:t>
      </w:r>
    </w:p>
    <w:p w:rsidR="004F5D43" w:rsidRPr="00C12515" w:rsidRDefault="004F5D43" w:rsidP="004F5D43">
      <w:pPr>
        <w:pStyle w:val="EstiloSW1"/>
      </w:pPr>
      <w:r>
        <w:t>A continuación se describen</w:t>
      </w:r>
      <w:r w:rsidRPr="0003327F">
        <w:t xml:space="preserve"> los pasos a seguir para alcanzar el objetivo deseado,  siguiendo los pasos que sugiere el Proceso Unificado d</w:t>
      </w:r>
      <w:r>
        <w:t>e Desarrollo de Software (PUDS):</w:t>
      </w:r>
    </w:p>
    <w:p w:rsidR="004F5D43" w:rsidRPr="0003327F" w:rsidRDefault="004F5D43" w:rsidP="00666F46">
      <w:pPr>
        <w:pStyle w:val="EstiloSW1"/>
        <w:numPr>
          <w:ilvl w:val="0"/>
          <w:numId w:val="21"/>
        </w:numPr>
      </w:pPr>
      <w:r>
        <w:t>Recopilar la información necesaria y suficiente acerca de las actividades que se realiza en UML y otras.</w:t>
      </w:r>
      <w:r w:rsidRPr="0003327F">
        <w:t xml:space="preserve"> </w:t>
      </w:r>
    </w:p>
    <w:p w:rsidR="004F5D43" w:rsidRPr="0003327F" w:rsidRDefault="004F5D43" w:rsidP="00666F46">
      <w:pPr>
        <w:pStyle w:val="EstiloSW1"/>
        <w:numPr>
          <w:ilvl w:val="0"/>
          <w:numId w:val="21"/>
        </w:numPr>
      </w:pPr>
      <w:r>
        <w:lastRenderedPageBreak/>
        <w:t>A</w:t>
      </w:r>
      <w:r w:rsidRPr="0003327F">
        <w:t>nalizar</w:t>
      </w:r>
      <w:r>
        <w:t xml:space="preserve"> toda la información recopilada para identificar y organizar los requisitos, logrando con esto una </w:t>
      </w:r>
      <w:r w:rsidRPr="0003327F">
        <w:t>comprensión más precisa y adecuada de los mismos</w:t>
      </w:r>
      <w:r>
        <w:t>.</w:t>
      </w:r>
      <w:r w:rsidRPr="0003327F">
        <w:t xml:space="preserve"> </w:t>
      </w:r>
    </w:p>
    <w:p w:rsidR="004F5D43" w:rsidRPr="004F5D43" w:rsidRDefault="004F5D43" w:rsidP="00666F46">
      <w:pPr>
        <w:pStyle w:val="EstiloSW1"/>
        <w:numPr>
          <w:ilvl w:val="0"/>
          <w:numId w:val="21"/>
        </w:numPr>
      </w:pPr>
      <w:r>
        <w:t xml:space="preserve">Realizar el </w:t>
      </w:r>
      <w:r w:rsidRPr="0003327F">
        <w:t>diseño del sistema</w:t>
      </w:r>
      <w:r>
        <w:t xml:space="preserve"> en base a los requerimientos encontrados en el análisis, utilizando los modelos del Lenguaje Unificado de Modelado (UML) para representar gráficamente los modelos encontrados para el sistema</w:t>
      </w:r>
      <w:r w:rsidRPr="0003327F">
        <w:t>.</w:t>
      </w:r>
    </w:p>
    <w:p w:rsidR="000777ED" w:rsidRDefault="000777ED" w:rsidP="000777ED">
      <w:pPr>
        <w:pStyle w:val="Ttulo2"/>
        <w:numPr>
          <w:ilvl w:val="1"/>
          <w:numId w:val="1"/>
        </w:numPr>
        <w:rPr>
          <w:rFonts w:ascii="Times New Roman" w:hAnsi="Times New Roman" w:cs="Times New Roman"/>
          <w:b/>
          <w:color w:val="auto"/>
        </w:rPr>
      </w:pPr>
      <w:r w:rsidRPr="0041783A">
        <w:rPr>
          <w:rFonts w:ascii="Times New Roman" w:hAnsi="Times New Roman" w:cs="Times New Roman"/>
          <w:b/>
          <w:color w:val="auto"/>
        </w:rPr>
        <w:t>METODOLOGIA DE DESARROLLO</w:t>
      </w:r>
    </w:p>
    <w:p w:rsidR="004F5D43" w:rsidRPr="004F5D43" w:rsidRDefault="004F5D43" w:rsidP="004F5D43">
      <w:pPr>
        <w:pStyle w:val="EstiloSW1"/>
      </w:pPr>
      <w:r w:rsidRPr="0003327F">
        <w:t>La metodología que se utilizara para el desarrollo del presente proyecto será E</w:t>
      </w:r>
      <w:r>
        <w:t>l</w:t>
      </w:r>
      <w:r w:rsidRPr="0003327F">
        <w:t xml:space="preserve"> P</w:t>
      </w:r>
      <w:r>
        <w:t xml:space="preserve">roceso </w:t>
      </w:r>
      <w:r w:rsidRPr="0003327F">
        <w:t>U</w:t>
      </w:r>
      <w:r>
        <w:t xml:space="preserve">nificado de </w:t>
      </w:r>
      <w:r w:rsidRPr="0003327F">
        <w:t>D</w:t>
      </w:r>
      <w:r>
        <w:t>esarrollo de Software (PUDS)</w:t>
      </w:r>
      <w:r w:rsidRPr="0003327F">
        <w:t>, utilizando modelos y notación del Lengu</w:t>
      </w:r>
      <w:r>
        <w:t>aje Unificado de Modelado (UML)</w:t>
      </w:r>
      <w:r w:rsidRPr="0003327F">
        <w:t xml:space="preserve"> para representar gráficamente todos los modelos que se requerirán para todo el proceso del desarrollo.</w:t>
      </w:r>
    </w:p>
    <w:p w:rsidR="000777ED" w:rsidRDefault="000777ED" w:rsidP="000777ED">
      <w:pPr>
        <w:pStyle w:val="Ttulo3"/>
        <w:numPr>
          <w:ilvl w:val="2"/>
          <w:numId w:val="1"/>
        </w:numPr>
        <w:rPr>
          <w:rFonts w:ascii="Times New Roman" w:hAnsi="Times New Roman" w:cs="Times New Roman"/>
          <w:b/>
          <w:color w:val="auto"/>
        </w:rPr>
      </w:pPr>
      <w:r w:rsidRPr="0041783A">
        <w:rPr>
          <w:rFonts w:ascii="Times New Roman" w:hAnsi="Times New Roman" w:cs="Times New Roman"/>
          <w:b/>
          <w:color w:val="auto"/>
        </w:rPr>
        <w:t>FASES DE DESARROLLO</w:t>
      </w:r>
    </w:p>
    <w:p w:rsidR="0053189B" w:rsidRPr="0053189B" w:rsidRDefault="0053189B" w:rsidP="0053189B">
      <w:pPr>
        <w:pStyle w:val="EstiloSW1"/>
      </w:pPr>
      <w:r w:rsidRPr="00382763">
        <w:t xml:space="preserve">Las fases del Proceso Unificado son el intervalo de tiempo entre dos hitos importantes del </w:t>
      </w:r>
      <w:r w:rsidRPr="0053189B">
        <w:rPr>
          <w:b/>
        </w:rPr>
        <w:t>proceso</w:t>
      </w:r>
      <w:r w:rsidRPr="00382763">
        <w:t xml:space="preserve"> durante el cual se cumple un conjunto bien definido de objetivos, se completan artefactos y se toman las decisiones sobre si pasar a la siguiente fase.</w:t>
      </w:r>
    </w:p>
    <w:p w:rsidR="0053189B" w:rsidRPr="0053189B" w:rsidRDefault="0053189B" w:rsidP="00666F46">
      <w:pPr>
        <w:pStyle w:val="EstiloSW1"/>
        <w:numPr>
          <w:ilvl w:val="0"/>
          <w:numId w:val="22"/>
        </w:numPr>
      </w:pPr>
      <w:r w:rsidRPr="0053189B">
        <w:t>Fase de Inicio.</w:t>
      </w:r>
    </w:p>
    <w:p w:rsidR="0053189B" w:rsidRPr="0053189B" w:rsidRDefault="0053189B" w:rsidP="00666F46">
      <w:pPr>
        <w:pStyle w:val="EstiloSW1"/>
        <w:numPr>
          <w:ilvl w:val="0"/>
          <w:numId w:val="22"/>
        </w:numPr>
      </w:pPr>
      <w:r w:rsidRPr="0053189B">
        <w:t xml:space="preserve">Fase de Elaboración.              </w:t>
      </w:r>
    </w:p>
    <w:p w:rsidR="0053189B" w:rsidRPr="0053189B" w:rsidRDefault="0053189B" w:rsidP="00666F46">
      <w:pPr>
        <w:pStyle w:val="EstiloSW1"/>
        <w:numPr>
          <w:ilvl w:val="0"/>
          <w:numId w:val="22"/>
        </w:numPr>
      </w:pPr>
      <w:r w:rsidRPr="0053189B">
        <w:t>Fase de Construcción.</w:t>
      </w:r>
    </w:p>
    <w:p w:rsidR="00B64BD1" w:rsidRPr="002426AD" w:rsidRDefault="0053189B" w:rsidP="00666F46">
      <w:pPr>
        <w:pStyle w:val="EstiloSW1"/>
        <w:numPr>
          <w:ilvl w:val="0"/>
          <w:numId w:val="22"/>
        </w:numPr>
        <w:rPr>
          <w:rFonts w:ascii="Arial" w:hAnsi="Arial" w:cs="Arial"/>
        </w:rPr>
      </w:pPr>
      <w:r w:rsidRPr="0053189B">
        <w:t>Fase de Transición</w:t>
      </w:r>
      <w:r w:rsidRPr="00DA6964">
        <w:rPr>
          <w:rFonts w:ascii="Arial" w:hAnsi="Arial" w:cs="Arial"/>
        </w:rPr>
        <w:t>.</w:t>
      </w:r>
    </w:p>
    <w:p w:rsidR="0053189B" w:rsidRPr="0053189B" w:rsidRDefault="0053189B" w:rsidP="0053189B">
      <w:pPr>
        <w:pStyle w:val="EstiloSW1"/>
        <w:rPr>
          <w:b/>
        </w:rPr>
      </w:pPr>
      <w:r>
        <w:rPr>
          <w:b/>
        </w:rPr>
        <w:t>Fases</w:t>
      </w:r>
      <w:r w:rsidRPr="0053189B">
        <w:rPr>
          <w:b/>
        </w:rPr>
        <w:t xml:space="preserve"> del proceso unificado</w:t>
      </w:r>
    </w:p>
    <w:p w:rsidR="0053189B" w:rsidRPr="0053189B" w:rsidRDefault="0053189B" w:rsidP="0053189B">
      <w:pPr>
        <w:pStyle w:val="EstiloSW1"/>
      </w:pPr>
      <w:r w:rsidRPr="0053189B">
        <w:t>Una fase está compuesta por iteraciones (versiones), cada iteración es un mini proyecto que resulta en un incremento del producto final.</w:t>
      </w:r>
    </w:p>
    <w:p w:rsidR="0053189B" w:rsidRPr="0053189B" w:rsidRDefault="0053189B" w:rsidP="0053189B">
      <w:pPr>
        <w:pStyle w:val="EstiloSW1"/>
      </w:pPr>
      <w:r w:rsidRPr="0053189B">
        <w:t>Cada fase termina con hito, el cual se determina por la disponibilidad de un conjunto de artefactos (modelos, documentos), permitiendo tomar la decisión de continuar con la siguiente fase.</w:t>
      </w:r>
    </w:p>
    <w:p w:rsidR="0053189B" w:rsidRPr="0053189B" w:rsidRDefault="0053189B" w:rsidP="00666F46">
      <w:pPr>
        <w:pStyle w:val="EstiloSW1"/>
        <w:numPr>
          <w:ilvl w:val="0"/>
          <w:numId w:val="23"/>
        </w:numPr>
        <w:rPr>
          <w:b/>
        </w:rPr>
      </w:pPr>
      <w:r w:rsidRPr="0053189B">
        <w:rPr>
          <w:b/>
        </w:rPr>
        <w:t>Fase de inicio</w:t>
      </w:r>
    </w:p>
    <w:p w:rsidR="0053189B" w:rsidRPr="00382763" w:rsidRDefault="0053189B" w:rsidP="0053189B">
      <w:pPr>
        <w:pStyle w:val="EstiloSW1"/>
        <w:ind w:left="1416"/>
      </w:pPr>
      <w:r w:rsidRPr="00DA6964">
        <w:rPr>
          <w:rStyle w:val="Nmerodepgina"/>
          <w:rFonts w:cs="Arial"/>
          <w:color w:val="000000"/>
        </w:rPr>
        <w:t xml:space="preserve">Se pone en marcha el proyecto, se desarrolla una descripción del producto final, se representa el análisis de negocio cuanto será el costo y cuanto traerá </w:t>
      </w:r>
      <w:r w:rsidRPr="00DA6964">
        <w:rPr>
          <w:rStyle w:val="Nmerodepgina"/>
          <w:rFonts w:cs="Arial"/>
          <w:color w:val="000000"/>
        </w:rPr>
        <w:lastRenderedPageBreak/>
        <w:t>beneficio, se delimita el alcance del proyecto y se decide la factibilidad del proyecto.</w:t>
      </w:r>
    </w:p>
    <w:p w:rsidR="0053189B" w:rsidRPr="0053189B" w:rsidRDefault="0053189B" w:rsidP="00666F46">
      <w:pPr>
        <w:pStyle w:val="EstiloSW1"/>
        <w:numPr>
          <w:ilvl w:val="0"/>
          <w:numId w:val="23"/>
        </w:numPr>
        <w:rPr>
          <w:b/>
        </w:rPr>
      </w:pPr>
      <w:r w:rsidRPr="0053189B">
        <w:rPr>
          <w:b/>
        </w:rPr>
        <w:t xml:space="preserve">Fase de Elaboración </w:t>
      </w:r>
    </w:p>
    <w:p w:rsidR="0053189B" w:rsidRPr="0053189B" w:rsidRDefault="0053189B" w:rsidP="0053189B">
      <w:pPr>
        <w:pStyle w:val="EstiloSW1"/>
        <w:ind w:left="1416"/>
      </w:pPr>
      <w:r w:rsidRPr="0053189B">
        <w:t>Se obtienen requerimientos más detallados, realizando un  análisis y diseño de alto nivel para establecer la arquitectura base, y se crea el plan para la construcción.</w:t>
      </w:r>
    </w:p>
    <w:p w:rsidR="0053189B" w:rsidRPr="0053189B" w:rsidRDefault="0053189B" w:rsidP="00666F46">
      <w:pPr>
        <w:pStyle w:val="EstiloSW1"/>
        <w:numPr>
          <w:ilvl w:val="0"/>
          <w:numId w:val="23"/>
        </w:numPr>
        <w:rPr>
          <w:b/>
        </w:rPr>
      </w:pPr>
      <w:r w:rsidRPr="0053189B">
        <w:rPr>
          <w:b/>
        </w:rPr>
        <w:t>Fase de construcción</w:t>
      </w:r>
    </w:p>
    <w:p w:rsidR="0053189B" w:rsidRPr="00382763" w:rsidRDefault="0053189B" w:rsidP="0053189B">
      <w:pPr>
        <w:pStyle w:val="EstiloSW1"/>
        <w:ind w:left="1440"/>
      </w:pPr>
      <w:r w:rsidRPr="00DA6964">
        <w:t>El objetivo primordial de esta fase es dejar listo un producto software en su versión inicial, a veces llamada “versión beta”. Se desarrolla iterativa e incrementalmente el producto a través de las etapas de análisis, diseño, implementación y prueba, para ser entregado al usuario</w:t>
      </w:r>
    </w:p>
    <w:p w:rsidR="0053189B" w:rsidRPr="0053189B" w:rsidRDefault="0053189B" w:rsidP="00666F46">
      <w:pPr>
        <w:pStyle w:val="EstiloSW1"/>
        <w:numPr>
          <w:ilvl w:val="0"/>
          <w:numId w:val="23"/>
        </w:numPr>
        <w:rPr>
          <w:b/>
        </w:rPr>
      </w:pPr>
      <w:r w:rsidRPr="0053189B">
        <w:rPr>
          <w:b/>
        </w:rPr>
        <w:t>Fase de transición</w:t>
      </w:r>
    </w:p>
    <w:p w:rsidR="0053189B" w:rsidRPr="00DA6964" w:rsidRDefault="0053189B" w:rsidP="0053189B">
      <w:pPr>
        <w:pStyle w:val="EstiloSW1"/>
        <w:ind w:left="1416"/>
      </w:pPr>
      <w:r w:rsidRPr="00DA6964">
        <w:t>El objetivo de esta fase es dejar satisfacción en todos los usuarios del software, implantando el producto en su entorno de operación, corrigiendo defectos detectados y efectuando pruebas de aceptación. Al concluir esta fase se decide si los objetivos han sido cumplidos, y si se debe iniciar otro ciclo de desarrollo. Esta fase finaliza con el lanzamiento del producto.</w:t>
      </w:r>
    </w:p>
    <w:p w:rsidR="0053189B" w:rsidRPr="0053189B" w:rsidRDefault="0053189B" w:rsidP="0053189B">
      <w:pPr>
        <w:pStyle w:val="EstiloSW1"/>
        <w:rPr>
          <w:b/>
        </w:rPr>
      </w:pPr>
      <w:bookmarkStart w:id="0" w:name="_Toc527238108"/>
      <w:bookmarkStart w:id="1" w:name="_Toc527165693"/>
      <w:bookmarkStart w:id="2" w:name="_Toc527247175"/>
      <w:bookmarkStart w:id="3" w:name="_Toc534173219"/>
      <w:bookmarkStart w:id="4" w:name="_Toc53326814"/>
      <w:bookmarkStart w:id="5" w:name="_Toc66790049"/>
      <w:bookmarkStart w:id="6" w:name="_Toc66878284"/>
      <w:bookmarkStart w:id="7" w:name="_Toc71345340"/>
      <w:r w:rsidRPr="0053189B">
        <w:rPr>
          <w:b/>
        </w:rPr>
        <w:t>Flujos de Trabajo Fundamental</w:t>
      </w:r>
      <w:bookmarkEnd w:id="0"/>
      <w:bookmarkEnd w:id="1"/>
      <w:bookmarkEnd w:id="2"/>
      <w:bookmarkEnd w:id="3"/>
      <w:bookmarkEnd w:id="4"/>
      <w:bookmarkEnd w:id="5"/>
      <w:bookmarkEnd w:id="6"/>
      <w:bookmarkEnd w:id="7"/>
    </w:p>
    <w:p w:rsidR="0053189B" w:rsidRPr="00DA6964" w:rsidRDefault="0053189B" w:rsidP="0053189B">
      <w:pPr>
        <w:pStyle w:val="EstiloSW1"/>
      </w:pPr>
      <w:r w:rsidRPr="00DA6964">
        <w:t>Un flujo de trabajo muestra todas las actividades que se pueden hacer para producir un conjunto particular de artefactos.</w:t>
      </w:r>
    </w:p>
    <w:p w:rsidR="0053189B" w:rsidRDefault="0053189B" w:rsidP="00584C9B">
      <w:pPr>
        <w:pStyle w:val="EstiloSW1"/>
        <w:rPr>
          <w:rFonts w:cs="Arial"/>
          <w:color w:val="000000"/>
        </w:rPr>
      </w:pPr>
      <w:r w:rsidRPr="00DA6964">
        <w:t xml:space="preserve">El </w:t>
      </w:r>
      <w:r>
        <w:t xml:space="preserve">PUDS cuenta de </w:t>
      </w:r>
      <w:r w:rsidR="00CC504B">
        <w:t>cinco flujos de trabajo principales:</w:t>
      </w:r>
      <w:r w:rsidR="00CC504B">
        <w:rPr>
          <w:rFonts w:cs="Arial"/>
          <w:color w:val="000000"/>
        </w:rPr>
        <w:tab/>
      </w:r>
    </w:p>
    <w:p w:rsidR="0053189B" w:rsidRPr="00DA6964" w:rsidRDefault="0053189B" w:rsidP="00666F46">
      <w:pPr>
        <w:pStyle w:val="EstiloSW1"/>
        <w:numPr>
          <w:ilvl w:val="0"/>
          <w:numId w:val="23"/>
        </w:numPr>
      </w:pPr>
      <w:r w:rsidRPr="00DA6964">
        <w:t>Requerimientos</w:t>
      </w:r>
    </w:p>
    <w:p w:rsidR="00CC504B" w:rsidRDefault="00CC504B" w:rsidP="00666F46">
      <w:pPr>
        <w:pStyle w:val="EstiloSW1"/>
        <w:numPr>
          <w:ilvl w:val="0"/>
          <w:numId w:val="23"/>
        </w:numPr>
      </w:pPr>
      <w:r>
        <w:t xml:space="preserve">Análisis </w:t>
      </w:r>
    </w:p>
    <w:p w:rsidR="0053189B" w:rsidRPr="00DA6964" w:rsidRDefault="0053189B" w:rsidP="00666F46">
      <w:pPr>
        <w:pStyle w:val="EstiloSW1"/>
        <w:numPr>
          <w:ilvl w:val="0"/>
          <w:numId w:val="23"/>
        </w:numPr>
      </w:pPr>
      <w:r w:rsidRPr="00DA6964">
        <w:t>Diseño</w:t>
      </w:r>
    </w:p>
    <w:p w:rsidR="0053189B" w:rsidRPr="00DA6964" w:rsidRDefault="0053189B" w:rsidP="00666F46">
      <w:pPr>
        <w:pStyle w:val="EstiloSW1"/>
        <w:numPr>
          <w:ilvl w:val="0"/>
          <w:numId w:val="23"/>
        </w:numPr>
      </w:pPr>
      <w:r w:rsidRPr="00DA6964">
        <w:t>Implementación</w:t>
      </w:r>
    </w:p>
    <w:p w:rsidR="0053189B" w:rsidRPr="00CC504B" w:rsidRDefault="0053189B" w:rsidP="00666F46">
      <w:pPr>
        <w:pStyle w:val="EstiloSW1"/>
        <w:numPr>
          <w:ilvl w:val="0"/>
          <w:numId w:val="23"/>
        </w:numPr>
      </w:pPr>
      <w:r w:rsidRPr="00DA6964">
        <w:t>Pruebas</w:t>
      </w:r>
    </w:p>
    <w:p w:rsidR="0053189B" w:rsidRPr="00CC504B" w:rsidRDefault="0053189B" w:rsidP="00CC504B">
      <w:pPr>
        <w:pStyle w:val="EstiloSW1"/>
        <w:rPr>
          <w:b/>
        </w:rPr>
      </w:pPr>
      <w:r w:rsidRPr="00CC504B">
        <w:rPr>
          <w:b/>
        </w:rPr>
        <w:t>Los flujos de trabajo fundamentales</w:t>
      </w:r>
      <w:r w:rsidR="00CC504B">
        <w:rPr>
          <w:b/>
        </w:rPr>
        <w:t>:</w:t>
      </w:r>
    </w:p>
    <w:p w:rsidR="0053189B" w:rsidRPr="00CC504B" w:rsidRDefault="0053189B" w:rsidP="00CC504B">
      <w:pPr>
        <w:pStyle w:val="EstiloSW1"/>
      </w:pPr>
      <w:r w:rsidRPr="00CC504B">
        <w:t>A continuación se presentan los flujos de trabajo fundamentales del proceso unificado de desarrollo de software.</w:t>
      </w:r>
    </w:p>
    <w:p w:rsidR="00CC504B" w:rsidRDefault="00CC504B" w:rsidP="00CC504B">
      <w:pPr>
        <w:pStyle w:val="EstiloSW1"/>
        <w:ind w:left="0"/>
        <w:rPr>
          <w:rFonts w:ascii="Arial" w:eastAsia="Times New Roman" w:hAnsi="Arial" w:cs="Arial"/>
          <w:b/>
          <w:color w:val="000000"/>
          <w:lang w:val="es-ES" w:eastAsia="es-ES"/>
        </w:rPr>
      </w:pPr>
    </w:p>
    <w:p w:rsidR="0053189B" w:rsidRPr="00CC504B" w:rsidRDefault="0053189B" w:rsidP="00666F46">
      <w:pPr>
        <w:pStyle w:val="EstiloSW1"/>
        <w:numPr>
          <w:ilvl w:val="0"/>
          <w:numId w:val="24"/>
        </w:numPr>
        <w:rPr>
          <w:b/>
        </w:rPr>
      </w:pPr>
      <w:r w:rsidRPr="00CC504B">
        <w:rPr>
          <w:b/>
        </w:rPr>
        <w:t>Captura de Requisitos</w:t>
      </w:r>
    </w:p>
    <w:p w:rsidR="0053189B" w:rsidRPr="00CC504B" w:rsidRDefault="0053189B" w:rsidP="00CC504B">
      <w:pPr>
        <w:pStyle w:val="EstiloSW1"/>
        <w:ind w:left="1416"/>
      </w:pPr>
      <w:r w:rsidRPr="00CC504B">
        <w:lastRenderedPageBreak/>
        <w:t>El propósito de la captura de requisitos es ayudar al desarrollo del sistema correcto, permite a desarrolladores y clientes ponerse de acuerdo en esa descripción, como el cliente/usuario no es especialista en ordenadores se describe utilizando el lenguaje del cliente.</w:t>
      </w:r>
    </w:p>
    <w:p w:rsidR="0053189B" w:rsidRPr="00CC504B" w:rsidRDefault="0053189B" w:rsidP="00CC504B">
      <w:pPr>
        <w:pStyle w:val="EstiloSW1"/>
        <w:ind w:left="1416"/>
      </w:pPr>
      <w:r w:rsidRPr="00CC504B">
        <w:t>El trabajo de los requisitos se hace fundamentalmente durante el inicio y la elaboración.</w:t>
      </w:r>
    </w:p>
    <w:p w:rsidR="0053189B" w:rsidRPr="00CC504B" w:rsidRDefault="0053189B" w:rsidP="00666F46">
      <w:pPr>
        <w:pStyle w:val="EstiloSW1"/>
        <w:numPr>
          <w:ilvl w:val="0"/>
          <w:numId w:val="24"/>
        </w:numPr>
        <w:rPr>
          <w:b/>
        </w:rPr>
      </w:pPr>
      <w:r w:rsidRPr="00CC504B">
        <w:rPr>
          <w:b/>
        </w:rPr>
        <w:t xml:space="preserve">Análisis </w:t>
      </w:r>
    </w:p>
    <w:p w:rsidR="0053189B" w:rsidRPr="00CC504B" w:rsidRDefault="0053189B" w:rsidP="00CC504B">
      <w:pPr>
        <w:pStyle w:val="EstiloSW1"/>
        <w:ind w:left="1416"/>
      </w:pPr>
      <w:r w:rsidRPr="00DA6964">
        <w:t xml:space="preserve">El Análisis proporciona una visión general del sistema, se estudia la descripción de requisitos obtenidos en el flujo de trabajo anterior, refinándolos y estructurándolos con el propósito de alcanzar un mejor entendimiento de los mismos y obtener una descripción de requisitos del sistema centrándose en aspectos como la flexibilidad ante cambios en los </w:t>
      </w:r>
      <w:r w:rsidR="00CC504B" w:rsidRPr="00DA6964">
        <w:t>requisitos (</w:t>
      </w:r>
      <w:r w:rsidRPr="00DA6964">
        <w:t xml:space="preserve">fácilmente entendible, </w:t>
      </w:r>
      <w:proofErr w:type="spellStart"/>
      <w:r w:rsidRPr="00DA6964">
        <w:t>mantenible</w:t>
      </w:r>
      <w:proofErr w:type="spellEnd"/>
      <w:r w:rsidRPr="00DA6964">
        <w:t xml:space="preserve">) y reusabilidad cuando se construyan sistemas parecidos, el análisis se describe utilizando </w:t>
      </w:r>
      <w:r w:rsidR="00CC504B">
        <w:t>UML</w:t>
      </w:r>
      <w:r w:rsidRPr="00DA6964">
        <w:t>.</w:t>
      </w:r>
    </w:p>
    <w:p w:rsidR="0053189B" w:rsidRPr="00CC504B" w:rsidRDefault="0053189B" w:rsidP="00666F46">
      <w:pPr>
        <w:pStyle w:val="EstiloSW1"/>
        <w:numPr>
          <w:ilvl w:val="0"/>
          <w:numId w:val="24"/>
        </w:numPr>
        <w:rPr>
          <w:b/>
        </w:rPr>
      </w:pPr>
      <w:r w:rsidRPr="00CC504B">
        <w:rPr>
          <w:b/>
        </w:rPr>
        <w:t xml:space="preserve">Diseño </w:t>
      </w:r>
    </w:p>
    <w:p w:rsidR="0053189B" w:rsidRPr="00CC504B" w:rsidRDefault="0053189B" w:rsidP="00CC504B">
      <w:pPr>
        <w:pStyle w:val="EstiloSW1"/>
        <w:ind w:left="1416"/>
      </w:pPr>
      <w:r w:rsidRPr="00CC504B">
        <w:t>El propósito del diseño es encontrar la forma del sistema que cumpla con los requisitos, teniendo como entrada los resultados del análisis, que es expandido a una solución técnica.</w:t>
      </w:r>
    </w:p>
    <w:p w:rsidR="0053189B" w:rsidRPr="00CC504B" w:rsidRDefault="0053189B" w:rsidP="00CC504B">
      <w:pPr>
        <w:pStyle w:val="EstiloSW1"/>
        <w:ind w:left="1416"/>
      </w:pPr>
      <w:r w:rsidRPr="00CC504B">
        <w:t>Nuevas clases son agregadas para proporcionar una infraestructura técnica: las interfaces de usuario, el manejo de bases de datos para almacenar objetos en una base de datos. La estructura que impone el modelo de análisis deberá conservarse. El diseño es el centro de atención al final de la elaboración y el comienzo de l</w:t>
      </w:r>
      <w:r w:rsidR="00CC504B">
        <w:t>as iteraciones de construcción.</w:t>
      </w:r>
    </w:p>
    <w:p w:rsidR="0053189B" w:rsidRPr="00CC504B" w:rsidRDefault="00CC504B" w:rsidP="00666F46">
      <w:pPr>
        <w:pStyle w:val="EstiloSW1"/>
        <w:numPr>
          <w:ilvl w:val="0"/>
          <w:numId w:val="24"/>
        </w:numPr>
        <w:rPr>
          <w:b/>
        </w:rPr>
      </w:pPr>
      <w:r w:rsidRPr="00CC504B">
        <w:rPr>
          <w:b/>
        </w:rPr>
        <w:t>Implementación</w:t>
      </w:r>
    </w:p>
    <w:p w:rsidR="0053189B" w:rsidRPr="00CC504B" w:rsidRDefault="0053189B" w:rsidP="00CC504B">
      <w:pPr>
        <w:pStyle w:val="EstiloSW1"/>
        <w:ind w:left="1416"/>
      </w:pPr>
      <w:r w:rsidRPr="00CC504B">
        <w:t>Se implementa el software requerido por el cliente, las clases de la fase de diseño son convertidas a código actual en un lenguaje de programación orientado a objetos.</w:t>
      </w:r>
    </w:p>
    <w:p w:rsidR="0053189B" w:rsidRPr="00CC504B" w:rsidRDefault="0053189B" w:rsidP="00CC504B">
      <w:pPr>
        <w:pStyle w:val="EstiloSW1"/>
        <w:ind w:left="1416"/>
      </w:pPr>
      <w:r w:rsidRPr="00CC504B">
        <w:t>Se implementa el sistema en términos de componentes, es decir, ficheros de código fuente, scripts, ficheros de código binario, ejecutables y similares. El propósito de la implementación es el desarrollar la arquitectura y el sistema como un todo.</w:t>
      </w:r>
    </w:p>
    <w:p w:rsidR="0053189B" w:rsidRPr="00CC504B" w:rsidRDefault="0053189B" w:rsidP="00CC504B">
      <w:pPr>
        <w:pStyle w:val="EstiloSW1"/>
        <w:ind w:left="1416"/>
      </w:pPr>
      <w:r w:rsidRPr="00CC504B">
        <w:lastRenderedPageBreak/>
        <w:t xml:space="preserve">La implementación abarca principalmente la fase de construcción continua durante la fase de transición para tratar defectos tardíos. </w:t>
      </w:r>
    </w:p>
    <w:p w:rsidR="0053189B" w:rsidRPr="00CC504B" w:rsidRDefault="0053189B" w:rsidP="00666F46">
      <w:pPr>
        <w:pStyle w:val="EstiloSW1"/>
        <w:numPr>
          <w:ilvl w:val="0"/>
          <w:numId w:val="24"/>
        </w:numPr>
        <w:rPr>
          <w:b/>
        </w:rPr>
      </w:pPr>
      <w:r w:rsidRPr="00CC504B">
        <w:rPr>
          <w:b/>
        </w:rPr>
        <w:t xml:space="preserve">Prueba </w:t>
      </w:r>
    </w:p>
    <w:p w:rsidR="0053189B" w:rsidRPr="00CC504B" w:rsidRDefault="0053189B" w:rsidP="00CC504B">
      <w:pPr>
        <w:pStyle w:val="EstiloSW1"/>
        <w:ind w:left="1416"/>
      </w:pPr>
      <w:r w:rsidRPr="00CC504B">
        <w:t>En esta fase se verifica el sistema entero, se realizan pruebas a cada resultado de la implementación para corregir la existencia de errores, al final de la prueba el sistema puede ser entregado al cliente.</w:t>
      </w:r>
    </w:p>
    <w:p w:rsidR="0053189B" w:rsidRPr="00DA6964" w:rsidRDefault="0053189B" w:rsidP="008A47BC">
      <w:pPr>
        <w:pStyle w:val="EstiloSW1"/>
        <w:ind w:left="1416"/>
      </w:pPr>
      <w:r w:rsidRPr="00CC504B">
        <w:t>Se verifican los resultados la implementación, probando cada construcción, incluyendo tanto construcciones internas como intermedias, así como las versiones finales a ser entregadas a terceros.</w:t>
      </w:r>
    </w:p>
    <w:p w:rsidR="004F5D43" w:rsidRPr="004F5D43" w:rsidRDefault="0053189B" w:rsidP="008A47BC">
      <w:pPr>
        <w:pStyle w:val="EstiloSW1"/>
        <w:ind w:left="1416"/>
      </w:pPr>
      <w:r w:rsidRPr="00DA6964">
        <w:t>Las pruebas se centran principalmente en las fases de elaboración cuando se inicia la base ejecutable, construcción cuando el sistema esta implementado y transición para la corrección los defectos finales</w:t>
      </w:r>
      <w:r w:rsidR="008A47BC">
        <w:t>.</w:t>
      </w:r>
    </w:p>
    <w:p w:rsidR="00171A66" w:rsidRPr="0041783A" w:rsidRDefault="00171A66" w:rsidP="00171A66">
      <w:pPr>
        <w:pStyle w:val="Ttulo2"/>
        <w:numPr>
          <w:ilvl w:val="1"/>
          <w:numId w:val="1"/>
        </w:numPr>
        <w:rPr>
          <w:rFonts w:ascii="Times New Roman" w:hAnsi="Times New Roman" w:cs="Times New Roman"/>
          <w:b/>
          <w:color w:val="auto"/>
        </w:rPr>
      </w:pPr>
      <w:r w:rsidRPr="0041783A">
        <w:rPr>
          <w:rFonts w:ascii="Times New Roman" w:hAnsi="Times New Roman" w:cs="Times New Roman"/>
          <w:b/>
          <w:color w:val="auto"/>
        </w:rPr>
        <w:t>ALCANCE</w:t>
      </w:r>
    </w:p>
    <w:p w:rsidR="00171A66" w:rsidRDefault="00171A66" w:rsidP="00171A66">
      <w:pPr>
        <w:pStyle w:val="Ttulo3"/>
        <w:numPr>
          <w:ilvl w:val="2"/>
          <w:numId w:val="1"/>
        </w:numPr>
        <w:rPr>
          <w:rFonts w:ascii="Times New Roman" w:hAnsi="Times New Roman" w:cs="Times New Roman"/>
          <w:b/>
          <w:color w:val="auto"/>
        </w:rPr>
      </w:pPr>
      <w:r w:rsidRPr="0041783A">
        <w:rPr>
          <w:rFonts w:ascii="Times New Roman" w:hAnsi="Times New Roman" w:cs="Times New Roman"/>
          <w:b/>
          <w:color w:val="auto"/>
        </w:rPr>
        <w:t>REQUISITOS FUNCIONALES</w:t>
      </w:r>
    </w:p>
    <w:p w:rsidR="001027A0" w:rsidRPr="001027A0" w:rsidRDefault="001027A0" w:rsidP="001027A0"/>
    <w:p w:rsidR="00880002" w:rsidRPr="001027A0" w:rsidRDefault="00880002" w:rsidP="00666F46">
      <w:pPr>
        <w:pStyle w:val="EstiloSW1"/>
        <w:numPr>
          <w:ilvl w:val="0"/>
          <w:numId w:val="6"/>
        </w:numPr>
      </w:pPr>
      <w:r w:rsidRPr="001027A0">
        <w:t xml:space="preserve">El sistema tiene que tener </w:t>
      </w:r>
      <w:r w:rsidR="00732A98">
        <w:t xml:space="preserve">la capacidad de crear </w:t>
      </w:r>
      <w:r w:rsidR="00732A98" w:rsidRPr="00A030C0">
        <w:rPr>
          <w:b/>
        </w:rPr>
        <w:t>orden de trabajo</w:t>
      </w:r>
      <w:r w:rsidR="001027A0" w:rsidRPr="001027A0">
        <w:t xml:space="preserve">, donde cada </w:t>
      </w:r>
      <w:r w:rsidR="00732A98">
        <w:t>orden de trabajo</w:t>
      </w:r>
      <w:r w:rsidR="001027A0" w:rsidRPr="001027A0">
        <w:t xml:space="preserve"> representa a un campamento en el campo</w:t>
      </w:r>
      <w:r w:rsidR="004B2758">
        <w:t>, que a la vez cada está definida dentro de una gestión.</w:t>
      </w:r>
    </w:p>
    <w:p w:rsidR="00880002" w:rsidRPr="00D748C8" w:rsidRDefault="00880002" w:rsidP="00666F46">
      <w:pPr>
        <w:pStyle w:val="EstiloSW1"/>
        <w:numPr>
          <w:ilvl w:val="0"/>
          <w:numId w:val="6"/>
        </w:numPr>
      </w:pPr>
      <w:r w:rsidRPr="00D748C8">
        <w:t xml:space="preserve">El sistema tiene que tener la capacidad de </w:t>
      </w:r>
      <w:r w:rsidR="001027A0" w:rsidRPr="00D748C8">
        <w:t xml:space="preserve">crear </w:t>
      </w:r>
      <w:r w:rsidRPr="00A030C0">
        <w:rPr>
          <w:b/>
        </w:rPr>
        <w:t>g</w:t>
      </w:r>
      <w:r w:rsidR="001027A0" w:rsidRPr="00A030C0">
        <w:rPr>
          <w:b/>
        </w:rPr>
        <w:t>estiones</w:t>
      </w:r>
      <w:r w:rsidR="001027A0" w:rsidRPr="00D748C8">
        <w:t>, que son periodos de tiempo.</w:t>
      </w:r>
    </w:p>
    <w:p w:rsidR="00880002" w:rsidRDefault="001027A0" w:rsidP="00666F46">
      <w:pPr>
        <w:pStyle w:val="EstiloSW1"/>
        <w:numPr>
          <w:ilvl w:val="0"/>
          <w:numId w:val="6"/>
        </w:numPr>
      </w:pPr>
      <w:r>
        <w:t xml:space="preserve">El software debe de tener la capacidad de manejar </w:t>
      </w:r>
      <w:r w:rsidRPr="00A030C0">
        <w:rPr>
          <w:b/>
        </w:rPr>
        <w:t>Equipos pesados</w:t>
      </w:r>
      <w:r>
        <w:t>, donde cada equipo tendrá las características como código de equipo, descripción y algunas característi</w:t>
      </w:r>
      <w:r w:rsidR="002D0E27">
        <w:t>cas</w:t>
      </w:r>
      <w:r w:rsidR="00A07E62">
        <w:t xml:space="preserve"> </w:t>
      </w:r>
      <w:r w:rsidR="005172E9">
        <w:t>más</w:t>
      </w:r>
      <w:r>
        <w:t>.</w:t>
      </w:r>
    </w:p>
    <w:p w:rsidR="001027A0" w:rsidRDefault="001027A0" w:rsidP="00666F46">
      <w:pPr>
        <w:pStyle w:val="EstiloSW1"/>
        <w:numPr>
          <w:ilvl w:val="0"/>
          <w:numId w:val="6"/>
        </w:numPr>
      </w:pPr>
      <w:r>
        <w:t>El sistema de</w:t>
      </w:r>
      <w:r w:rsidR="00524F44">
        <w:t xml:space="preserve">be tener la capacidad de manejar al </w:t>
      </w:r>
      <w:r w:rsidR="00524F44" w:rsidRPr="00A030C0">
        <w:rPr>
          <w:b/>
        </w:rPr>
        <w:t>personal</w:t>
      </w:r>
      <w:r w:rsidR="00524F44">
        <w:t xml:space="preserve"> de la empresa, donde se necesitaran ingresar los datos personales de la persona, como ser nombre completo, dirección, teléfono, carnet de ident</w:t>
      </w:r>
      <w:r w:rsidR="002D0E27">
        <w:t>idad</w:t>
      </w:r>
      <w:r w:rsidR="00524F44">
        <w:t>, etc.</w:t>
      </w:r>
    </w:p>
    <w:p w:rsidR="00524F44" w:rsidRDefault="00524F44" w:rsidP="00666F46">
      <w:pPr>
        <w:pStyle w:val="EstiloSW1"/>
        <w:numPr>
          <w:ilvl w:val="0"/>
          <w:numId w:val="6"/>
        </w:numPr>
      </w:pPr>
      <w:r>
        <w:t>La aplicación debe tener la capacidad de crear “</w:t>
      </w:r>
      <w:r w:rsidRPr="00A030C0">
        <w:rPr>
          <w:b/>
        </w:rPr>
        <w:t>ítems de obra</w:t>
      </w:r>
      <w:r>
        <w:t xml:space="preserve">” en cada </w:t>
      </w:r>
      <w:r w:rsidR="00732A98">
        <w:t>orden de trabajo</w:t>
      </w:r>
      <w:r>
        <w:t>, donde cada uno de ellos representa un tipo de trabajo (alivianado, basureo, cadeneo, etc.)</w:t>
      </w:r>
      <w:r w:rsidR="00EC3BC4">
        <w:t>.</w:t>
      </w:r>
    </w:p>
    <w:p w:rsidR="00683D9A" w:rsidRDefault="00EC3BC4" w:rsidP="00A030C0">
      <w:pPr>
        <w:pStyle w:val="EstiloSW1"/>
        <w:numPr>
          <w:ilvl w:val="0"/>
          <w:numId w:val="6"/>
        </w:numPr>
        <w:rPr>
          <w:ins w:id="8" w:author="Alex Limbert Yalusqui Godoy" w:date="2015-11-19T23:10:00Z"/>
        </w:rPr>
      </w:pPr>
      <w:r>
        <w:lastRenderedPageBreak/>
        <w:t xml:space="preserve">A tiempo de crear los ítems obras tiene que tener la posibilidad de ingresar su rendimiento, el área que esta medido en hectárea, </w:t>
      </w:r>
      <w:r w:rsidR="005172E9">
        <w:t xml:space="preserve">el polígono al que pertenece, y </w:t>
      </w:r>
      <w:r>
        <w:t>el tipo de trabajo.</w:t>
      </w:r>
    </w:p>
    <w:p w:rsidR="00034CFB" w:rsidRDefault="00034CFB" w:rsidP="00A030C0">
      <w:pPr>
        <w:pStyle w:val="EstiloSW1"/>
        <w:numPr>
          <w:ilvl w:val="0"/>
          <w:numId w:val="6"/>
        </w:numPr>
        <w:rPr>
          <w:ins w:id="9" w:author="Alex Limbert Yalusqui Godoy" w:date="2015-11-19T23:10:00Z"/>
        </w:rPr>
      </w:pPr>
      <w:ins w:id="10" w:author="Alex Limbert Yalusqui Godoy" w:date="2015-11-19T23:10:00Z">
        <w:r>
          <w:t xml:space="preserve">El sistema debe de tener la capacidad de dar de baja a un personal, donde se ingresaran la fecha, </w:t>
        </w:r>
      </w:ins>
      <w:ins w:id="11" w:author="Alex Limbert Yalusqui Godoy" w:date="2015-11-19T23:14:00Z">
        <w:r>
          <w:t>código</w:t>
        </w:r>
      </w:ins>
      <w:ins w:id="12" w:author="Alex Limbert Yalusqui Godoy" w:date="2015-11-19T23:10:00Z">
        <w:r>
          <w:t xml:space="preserve"> </w:t>
        </w:r>
      </w:ins>
      <w:ins w:id="13" w:author="Alex Limbert Yalusqui Godoy" w:date="2015-11-19T23:14:00Z">
        <w:r>
          <w:t xml:space="preserve">de </w:t>
        </w:r>
      </w:ins>
      <w:ins w:id="14" w:author="Alex Limbert Yalusqui Godoy" w:date="2015-11-19T23:15:00Z">
        <w:r>
          <w:t xml:space="preserve">personal </w:t>
        </w:r>
      </w:ins>
      <w:ins w:id="15" w:author="Alex Limbert Yalusqui Godoy" w:date="2015-11-19T23:14:00Z">
        <w:r>
          <w:t>y el motivo de retiro.</w:t>
        </w:r>
      </w:ins>
    </w:p>
    <w:p w:rsidR="00034CFB" w:rsidRPr="00683D9A" w:rsidRDefault="00034CFB" w:rsidP="00A030C0">
      <w:pPr>
        <w:pStyle w:val="EstiloSW1"/>
        <w:numPr>
          <w:ilvl w:val="0"/>
          <w:numId w:val="6"/>
        </w:numPr>
      </w:pPr>
      <w:ins w:id="16" w:author="Alex Limbert Yalusqui Godoy" w:date="2015-11-19T23:12:00Z">
        <w:r>
          <w:t>La aplicación</w:t>
        </w:r>
      </w:ins>
      <w:ins w:id="17" w:author="Alex Limbert Yalusqui Godoy" w:date="2015-11-19T23:11:00Z">
        <w:r>
          <w:t xml:space="preserve"> debe de </w:t>
        </w:r>
      </w:ins>
      <w:ins w:id="18" w:author="Alex Limbert Yalusqui Godoy" w:date="2015-11-19T23:12:00Z">
        <w:r>
          <w:t xml:space="preserve">tener la capacidad de </w:t>
        </w:r>
      </w:ins>
      <w:ins w:id="19" w:author="Alex Limbert Yalusqui Godoy" w:date="2015-11-19T23:11:00Z">
        <w:r>
          <w:t>dar de baja a un equipo pesado</w:t>
        </w:r>
      </w:ins>
      <w:ins w:id="20" w:author="Alex Limbert Yalusqui Godoy" w:date="2015-11-19T23:15:00Z">
        <w:r>
          <w:t xml:space="preserve">, donde se ingresaran la fecha, </w:t>
        </w:r>
      </w:ins>
      <w:ins w:id="21" w:author="Alex Limbert Yalusqui Godoy" w:date="2015-11-19T23:17:00Z">
        <w:r>
          <w:t>código</w:t>
        </w:r>
      </w:ins>
      <w:ins w:id="22" w:author="Alex Limbert Yalusqui Godoy" w:date="2015-11-19T23:16:00Z">
        <w:r>
          <w:t xml:space="preserve"> </w:t>
        </w:r>
      </w:ins>
      <w:ins w:id="23" w:author="Alex Limbert Yalusqui Godoy" w:date="2015-11-19T23:17:00Z">
        <w:r>
          <w:t>de equipo y el motivo por el que se dio de baja</w:t>
        </w:r>
      </w:ins>
      <w:ins w:id="24" w:author="Alex Limbert Yalusqui Godoy" w:date="2015-11-19T23:18:00Z">
        <w:r>
          <w:t xml:space="preserve"> el equipo pesado</w:t>
        </w:r>
      </w:ins>
      <w:ins w:id="25" w:author="Alex Limbert Yalusqui Godoy" w:date="2015-11-19T23:11:00Z">
        <w:r>
          <w:t>.</w:t>
        </w:r>
      </w:ins>
    </w:p>
    <w:p w:rsidR="00683D9A" w:rsidRDefault="00683D9A" w:rsidP="00666F46">
      <w:pPr>
        <w:pStyle w:val="EstiloSW1"/>
        <w:numPr>
          <w:ilvl w:val="0"/>
          <w:numId w:val="6"/>
        </w:numPr>
      </w:pPr>
      <w:r>
        <w:t xml:space="preserve">El sistema debe tener la capacidad de realizar </w:t>
      </w:r>
      <w:r w:rsidRPr="00A030C0">
        <w:rPr>
          <w:b/>
        </w:rPr>
        <w:t>transferencia de personal</w:t>
      </w:r>
      <w:r>
        <w:t xml:space="preserve"> entre </w:t>
      </w:r>
      <w:r w:rsidR="00A11B3F">
        <w:t>órdenes</w:t>
      </w:r>
      <w:r w:rsidR="00732A98">
        <w:t xml:space="preserve"> de trabajo</w:t>
      </w:r>
      <w:r>
        <w:t>, ya que un personal puede hacer rotación en los diferentes campamentos.</w:t>
      </w:r>
    </w:p>
    <w:p w:rsidR="00593E99" w:rsidRDefault="00683D9A" w:rsidP="00666F46">
      <w:pPr>
        <w:pStyle w:val="EstiloSW1"/>
        <w:numPr>
          <w:ilvl w:val="0"/>
          <w:numId w:val="6"/>
        </w:numPr>
      </w:pPr>
      <w:r>
        <w:t xml:space="preserve">El formulario de transferencia de personal debe tener la característica </w:t>
      </w:r>
      <w:r w:rsidR="00593E99">
        <w:t>de maestro-</w:t>
      </w:r>
      <w:r>
        <w:t>detalle.</w:t>
      </w:r>
    </w:p>
    <w:p w:rsidR="00593E99" w:rsidRDefault="00593E99" w:rsidP="00666F46">
      <w:pPr>
        <w:pStyle w:val="EstiloSW1"/>
        <w:numPr>
          <w:ilvl w:val="0"/>
          <w:numId w:val="7"/>
        </w:numPr>
      </w:pPr>
      <w:r>
        <w:t xml:space="preserve">En la parte del encabezado cada documento tendrá una fecha de documento, código de documento, </w:t>
      </w:r>
      <w:r w:rsidR="00732A98">
        <w:t>orden de trabajo</w:t>
      </w:r>
      <w:r>
        <w:t xml:space="preserve"> origen, </w:t>
      </w:r>
      <w:r w:rsidR="00732A98">
        <w:t xml:space="preserve">orden </w:t>
      </w:r>
      <w:r>
        <w:t xml:space="preserve">de </w:t>
      </w:r>
      <w:r w:rsidR="00732A98">
        <w:t>trabajo</w:t>
      </w:r>
      <w:r>
        <w:t xml:space="preserve"> destino</w:t>
      </w:r>
      <w:r w:rsidR="002D0E27">
        <w:t xml:space="preserve"> </w:t>
      </w:r>
      <w:r>
        <w:t xml:space="preserve">y una pequeña observación sobre </w:t>
      </w:r>
      <w:r w:rsidR="00A11B3F">
        <w:t>la transferencia</w:t>
      </w:r>
      <w:r>
        <w:t>.</w:t>
      </w:r>
    </w:p>
    <w:p w:rsidR="00593E99" w:rsidRDefault="00593E99" w:rsidP="00666F46">
      <w:pPr>
        <w:pStyle w:val="EstiloSW1"/>
        <w:numPr>
          <w:ilvl w:val="0"/>
          <w:numId w:val="7"/>
        </w:numPr>
      </w:pPr>
      <w:r>
        <w:t>En la parte del detalle se</w:t>
      </w:r>
      <w:r w:rsidR="008311AC">
        <w:t xml:space="preserve"> tendrá la posibilidad de adicionar 1 o más personas que se desean transferir a otro campamento, además alguna observación sobre cada empleado.</w:t>
      </w:r>
    </w:p>
    <w:p w:rsidR="00BC6FA4" w:rsidRDefault="008311AC" w:rsidP="00666F46">
      <w:pPr>
        <w:pStyle w:val="EstiloSW1"/>
        <w:numPr>
          <w:ilvl w:val="0"/>
          <w:numId w:val="8"/>
        </w:numPr>
      </w:pPr>
      <w:r>
        <w:t xml:space="preserve">Además </w:t>
      </w:r>
      <w:r w:rsidR="00B200B5">
        <w:t>debe de tener</w:t>
      </w:r>
      <w:r>
        <w:t xml:space="preserve"> la capacidad de realizar </w:t>
      </w:r>
      <w:r w:rsidRPr="00A030C0">
        <w:rPr>
          <w:b/>
        </w:rPr>
        <w:t>transferencia de equipos</w:t>
      </w:r>
      <w:r>
        <w:t xml:space="preserve"> entre campamentos</w:t>
      </w:r>
      <w:r w:rsidR="00B200B5">
        <w:t>, ya que cada equipo que acaba su respectivo trabajo se transfiere al siguiente campamento.</w:t>
      </w:r>
      <w:r w:rsidR="00BC6FA4">
        <w:t xml:space="preserve"> El documento del tipo maestro detalle.</w:t>
      </w:r>
    </w:p>
    <w:p w:rsidR="00BC6FA4" w:rsidRDefault="00BC6FA4" w:rsidP="00666F46">
      <w:pPr>
        <w:pStyle w:val="EstiloSW1"/>
        <w:numPr>
          <w:ilvl w:val="0"/>
          <w:numId w:val="9"/>
        </w:numPr>
      </w:pPr>
      <w:r>
        <w:t xml:space="preserve">Donde en la parte del encabezado se necesitara ingresar la siguiente información: nro. de documento, fecha de documento, </w:t>
      </w:r>
      <w:r w:rsidR="00732A98">
        <w:t xml:space="preserve">orden de trabajo </w:t>
      </w:r>
      <w:r>
        <w:t xml:space="preserve">origen, </w:t>
      </w:r>
      <w:r w:rsidR="00732A98">
        <w:t xml:space="preserve">orden de trabajo </w:t>
      </w:r>
      <w:r>
        <w:t>destino, una pequeña observación.</w:t>
      </w:r>
    </w:p>
    <w:p w:rsidR="00BC6FA4" w:rsidRDefault="00BC6FA4" w:rsidP="00666F46">
      <w:pPr>
        <w:pStyle w:val="EstiloSW1"/>
        <w:numPr>
          <w:ilvl w:val="0"/>
          <w:numId w:val="9"/>
        </w:numPr>
      </w:pPr>
      <w:r>
        <w:t xml:space="preserve">La parte del detalle se tendrá la posibilidad de adicionar 1 o </w:t>
      </w:r>
      <w:r w:rsidR="00A53F46">
        <w:t>más</w:t>
      </w:r>
      <w:r>
        <w:t xml:space="preserve"> equipos que se desean </w:t>
      </w:r>
      <w:r w:rsidR="00A53F46">
        <w:t>transferirse a otro campamento.</w:t>
      </w:r>
      <w:r w:rsidR="00EC3BC4">
        <w:t xml:space="preserve"> Y la capacidad de ingresar una pequeña observación sobre el equipo.</w:t>
      </w:r>
    </w:p>
    <w:p w:rsidR="00EC3BC4" w:rsidRPr="00EC3BC4" w:rsidRDefault="00EC3BC4" w:rsidP="00666F46">
      <w:pPr>
        <w:pStyle w:val="EstiloSW1"/>
        <w:numPr>
          <w:ilvl w:val="0"/>
          <w:numId w:val="10"/>
        </w:numPr>
      </w:pPr>
      <w:r>
        <w:t xml:space="preserve">La aplicación debe de tener la capacidad de </w:t>
      </w:r>
      <w:r w:rsidR="003A0414">
        <w:t xml:space="preserve">crear, modificar, eliminar </w:t>
      </w:r>
      <w:r w:rsidR="003A0414" w:rsidRPr="00A030C0">
        <w:rPr>
          <w:b/>
        </w:rPr>
        <w:t>actividades improductivas</w:t>
      </w:r>
      <w:r w:rsidR="003A0414">
        <w:t xml:space="preserve"> donde cada actividad representa una actividad </w:t>
      </w:r>
      <w:r w:rsidR="003A0414">
        <w:lastRenderedPageBreak/>
        <w:t>donde el equipo no se encuentra trabajando (mal estado, terreno inoperable, etc.).</w:t>
      </w:r>
    </w:p>
    <w:p w:rsidR="00A53F46" w:rsidRDefault="00EC3BC4" w:rsidP="00666F46">
      <w:pPr>
        <w:pStyle w:val="EstiloSW1"/>
        <w:numPr>
          <w:ilvl w:val="0"/>
          <w:numId w:val="10"/>
        </w:numPr>
      </w:pPr>
      <w:r>
        <w:t xml:space="preserve">El sistema tiene que tener la capacidad de poder ingresar los datos de un </w:t>
      </w:r>
      <w:r w:rsidRPr="00A030C0">
        <w:rPr>
          <w:b/>
        </w:rPr>
        <w:t>parte diario de avance</w:t>
      </w:r>
      <w:r>
        <w:t xml:space="preserve">. </w:t>
      </w:r>
    </w:p>
    <w:p w:rsidR="00600435" w:rsidRDefault="00EC3BC4" w:rsidP="00666F46">
      <w:pPr>
        <w:pStyle w:val="EstiloSW1"/>
        <w:numPr>
          <w:ilvl w:val="0"/>
          <w:numId w:val="10"/>
        </w:numPr>
      </w:pPr>
      <w:r>
        <w:t>El parte diario está</w:t>
      </w:r>
      <w:r w:rsidR="00600435">
        <w:t xml:space="preserve"> compuesto de un encabezado y un detalle.</w:t>
      </w:r>
    </w:p>
    <w:p w:rsidR="00600435" w:rsidRPr="00600435" w:rsidRDefault="00600435" w:rsidP="00666F46">
      <w:pPr>
        <w:pStyle w:val="EstiloSW1"/>
        <w:numPr>
          <w:ilvl w:val="0"/>
          <w:numId w:val="11"/>
        </w:numPr>
        <w:rPr>
          <w:b/>
        </w:rPr>
      </w:pPr>
      <w:r w:rsidRPr="00600435">
        <w:rPr>
          <w:b/>
        </w:rPr>
        <w:t>Encabezado</w:t>
      </w:r>
      <w:r>
        <w:rPr>
          <w:b/>
        </w:rPr>
        <w:t xml:space="preserve">: </w:t>
      </w:r>
      <w:r>
        <w:t>Los datos que se necesitan introducir son un</w:t>
      </w:r>
      <w:r w:rsidR="00732A98">
        <w:t>a</w:t>
      </w:r>
      <w:r>
        <w:t xml:space="preserve"> </w:t>
      </w:r>
      <w:r w:rsidR="00732A98">
        <w:t>orden de trabajo</w:t>
      </w:r>
      <w:r>
        <w:t>, fecha de documento, código de equipo,  turno de trabajo, operador de equipo, ayudante de equipo y una observación.</w:t>
      </w:r>
    </w:p>
    <w:p w:rsidR="00600435" w:rsidRPr="00600435" w:rsidRDefault="00600435" w:rsidP="00666F46">
      <w:pPr>
        <w:pStyle w:val="EstiloSW1"/>
        <w:numPr>
          <w:ilvl w:val="0"/>
          <w:numId w:val="11"/>
        </w:numPr>
        <w:rPr>
          <w:b/>
        </w:rPr>
      </w:pPr>
      <w:r>
        <w:rPr>
          <w:b/>
        </w:rPr>
        <w:t xml:space="preserve">Detalle actividad productiva: </w:t>
      </w:r>
      <w:r>
        <w:t>En este detalle se ingresan los datos que se recopilaron en el día de trabajo del equipo.</w:t>
      </w:r>
    </w:p>
    <w:p w:rsidR="00600435" w:rsidRPr="00600435" w:rsidRDefault="00600435" w:rsidP="00A030C0">
      <w:pPr>
        <w:pStyle w:val="EstiloSW1"/>
        <w:ind w:left="2160"/>
      </w:pPr>
      <w:r w:rsidRPr="00600435">
        <w:t>L</w:t>
      </w:r>
      <w:r>
        <w:t xml:space="preserve">os datos que se ingresaran son la actividad productiva representada por los ítems obras, grupo de trabajo, horometro inicial, horometro final, </w:t>
      </w:r>
      <w:r w:rsidR="004F29F8">
        <w:t>área que se trabajó medido en hectárea.</w:t>
      </w:r>
    </w:p>
    <w:p w:rsidR="00600435" w:rsidRPr="004F29F8" w:rsidRDefault="00600435" w:rsidP="00666F46">
      <w:pPr>
        <w:pStyle w:val="EstiloSW1"/>
        <w:numPr>
          <w:ilvl w:val="0"/>
          <w:numId w:val="11"/>
        </w:numPr>
        <w:rPr>
          <w:b/>
        </w:rPr>
      </w:pPr>
      <w:r>
        <w:rPr>
          <w:b/>
        </w:rPr>
        <w:t xml:space="preserve">Detalle actividad improductiva: </w:t>
      </w:r>
      <w:r w:rsidR="004F29F8">
        <w:t>Las actividad improductiva es la justificación de porque motivo una maquina no trabajó</w:t>
      </w:r>
    </w:p>
    <w:p w:rsidR="004F29F8" w:rsidRDefault="004F29F8" w:rsidP="00666F46">
      <w:pPr>
        <w:pStyle w:val="EstiloSW1"/>
        <w:numPr>
          <w:ilvl w:val="0"/>
          <w:numId w:val="11"/>
        </w:numPr>
      </w:pPr>
      <w:r>
        <w:t>Aquí se necesita ingresar el código de actividad improductiva, las horas que la maquina no estuvo trabajando.</w:t>
      </w:r>
    </w:p>
    <w:p w:rsidR="00034CFB" w:rsidRPr="004F29F8" w:rsidRDefault="004F29F8" w:rsidP="00034CFB">
      <w:pPr>
        <w:pStyle w:val="EstiloSW1"/>
        <w:numPr>
          <w:ilvl w:val="0"/>
          <w:numId w:val="11"/>
        </w:numPr>
      </w:pPr>
      <w:r>
        <w:t>La suma de las horas de actividades productivas + improductivas no deben de pasar las 24 horas.</w:t>
      </w:r>
    </w:p>
    <w:p w:rsidR="00171A66" w:rsidRDefault="00171A66" w:rsidP="00171A66">
      <w:pPr>
        <w:pStyle w:val="Ttulo3"/>
        <w:numPr>
          <w:ilvl w:val="2"/>
          <w:numId w:val="1"/>
        </w:numPr>
        <w:rPr>
          <w:rFonts w:ascii="Times New Roman" w:hAnsi="Times New Roman" w:cs="Times New Roman"/>
          <w:b/>
          <w:color w:val="auto"/>
        </w:rPr>
      </w:pPr>
      <w:r w:rsidRPr="0041783A">
        <w:rPr>
          <w:rFonts w:ascii="Times New Roman" w:hAnsi="Times New Roman" w:cs="Times New Roman"/>
          <w:b/>
          <w:color w:val="auto"/>
        </w:rPr>
        <w:t>REQUISITOS NO FUNCIONALES</w:t>
      </w:r>
    </w:p>
    <w:p w:rsidR="008A47BC" w:rsidRPr="008A47BC" w:rsidRDefault="008A47BC" w:rsidP="008A47BC"/>
    <w:p w:rsidR="008A47BC" w:rsidRDefault="008A47BC" w:rsidP="00666F46">
      <w:pPr>
        <w:pStyle w:val="EstiloSW1"/>
        <w:numPr>
          <w:ilvl w:val="0"/>
          <w:numId w:val="24"/>
        </w:numPr>
      </w:pPr>
      <w:r w:rsidRPr="00ED4C04">
        <w:rPr>
          <w:b/>
        </w:rPr>
        <w:t>Portabilidad:</w:t>
      </w:r>
      <w:r>
        <w:t xml:space="preserve"> </w:t>
      </w:r>
      <w:r w:rsidRPr="00D4134C">
        <w:t xml:space="preserve">El </w:t>
      </w:r>
      <w:r>
        <w:t>sistema</w:t>
      </w:r>
      <w:r w:rsidRPr="00D4134C">
        <w:t xml:space="preserve"> puede ser usado </w:t>
      </w:r>
      <w:r>
        <w:t>en cualquier sistema operativo, indiferente de que plataforma use.</w:t>
      </w:r>
    </w:p>
    <w:p w:rsidR="008A47BC" w:rsidRDefault="008A47BC" w:rsidP="00666F46">
      <w:pPr>
        <w:pStyle w:val="EstiloSW1"/>
        <w:numPr>
          <w:ilvl w:val="0"/>
          <w:numId w:val="24"/>
        </w:numPr>
      </w:pPr>
      <w:r>
        <w:rPr>
          <w:b/>
        </w:rPr>
        <w:t>Funcionalidad:</w:t>
      </w:r>
      <w:r>
        <w:t xml:space="preserve"> El sistema cumple con las funciones descritas en la captura de requisitos. Además tiene la capacidad de entregar resultados correctos en base a los datos ingresados por el usuario.</w:t>
      </w:r>
    </w:p>
    <w:p w:rsidR="00811FCC" w:rsidRPr="002D0E27" w:rsidRDefault="002D0E27" w:rsidP="00666F46">
      <w:pPr>
        <w:pStyle w:val="EstiloSW1"/>
        <w:numPr>
          <w:ilvl w:val="0"/>
          <w:numId w:val="24"/>
        </w:numPr>
        <w:rPr>
          <w:b/>
        </w:rPr>
      </w:pPr>
      <w:r w:rsidRPr="002D0E27">
        <w:rPr>
          <w:b/>
        </w:rPr>
        <w:t>Usabilidad</w:t>
      </w:r>
      <w:r>
        <w:rPr>
          <w:b/>
        </w:rPr>
        <w:t xml:space="preserve">: </w:t>
      </w:r>
      <w:r w:rsidRPr="002D0E27">
        <w:t>El</w:t>
      </w:r>
      <w:r>
        <w:t xml:space="preserve"> sistema tiene una bajo curva de aprendizaje, debido a que cuenta con la documentación manual de usuario donde viene una explicación de cómo se debe de utilizar el sistema.</w:t>
      </w:r>
    </w:p>
    <w:p w:rsidR="00963678" w:rsidRPr="00963678" w:rsidRDefault="00963678" w:rsidP="008A47BC">
      <w:pPr>
        <w:pStyle w:val="EstiloSW1"/>
      </w:pPr>
    </w:p>
    <w:p w:rsidR="00171A66" w:rsidRDefault="00171A66" w:rsidP="00171A66">
      <w:pPr>
        <w:pStyle w:val="Ttulo2"/>
        <w:numPr>
          <w:ilvl w:val="1"/>
          <w:numId w:val="1"/>
        </w:numPr>
        <w:rPr>
          <w:rFonts w:ascii="Times New Roman" w:hAnsi="Times New Roman" w:cs="Times New Roman"/>
          <w:b/>
          <w:color w:val="auto"/>
        </w:rPr>
      </w:pPr>
      <w:r w:rsidRPr="0041783A">
        <w:rPr>
          <w:rFonts w:ascii="Times New Roman" w:hAnsi="Times New Roman" w:cs="Times New Roman"/>
          <w:b/>
          <w:color w:val="auto"/>
        </w:rPr>
        <w:lastRenderedPageBreak/>
        <w:t>TECNOLOGIA Y HERRAMIENTAS</w:t>
      </w:r>
    </w:p>
    <w:p w:rsidR="008A47BC" w:rsidRDefault="008A47BC" w:rsidP="00666F46">
      <w:pPr>
        <w:pStyle w:val="EstiloSW1"/>
        <w:numPr>
          <w:ilvl w:val="0"/>
          <w:numId w:val="25"/>
        </w:numPr>
      </w:pPr>
      <w:r>
        <w:t xml:space="preserve">La plataforma a emplear para el desarrollo de la aplicación web será en </w:t>
      </w:r>
      <w:r w:rsidR="007F11A1">
        <w:t>bajo PHP.</w:t>
      </w:r>
    </w:p>
    <w:p w:rsidR="007F11A1" w:rsidRDefault="007F11A1" w:rsidP="00666F46">
      <w:pPr>
        <w:pStyle w:val="EstiloSW1"/>
        <w:numPr>
          <w:ilvl w:val="0"/>
          <w:numId w:val="25"/>
        </w:numPr>
      </w:pPr>
      <w:r>
        <w:t>El sistema de infraestructura a usar será lo que se denomina LAMP.</w:t>
      </w:r>
    </w:p>
    <w:p w:rsidR="007F11A1" w:rsidRDefault="007F11A1" w:rsidP="00666F46">
      <w:pPr>
        <w:pStyle w:val="EstiloSW1"/>
        <w:numPr>
          <w:ilvl w:val="0"/>
          <w:numId w:val="26"/>
        </w:numPr>
      </w:pPr>
      <w:r w:rsidRPr="007F11A1">
        <w:rPr>
          <w:b/>
        </w:rPr>
        <w:t>L</w:t>
      </w:r>
      <w:r>
        <w:t>inux el sistema operativo a usar.</w:t>
      </w:r>
    </w:p>
    <w:p w:rsidR="007F11A1" w:rsidRDefault="007F11A1" w:rsidP="00666F46">
      <w:pPr>
        <w:pStyle w:val="EstiloSW1"/>
        <w:numPr>
          <w:ilvl w:val="0"/>
          <w:numId w:val="26"/>
        </w:numPr>
      </w:pPr>
      <w:r w:rsidRPr="007F11A1">
        <w:rPr>
          <w:b/>
        </w:rPr>
        <w:t>A</w:t>
      </w:r>
      <w:r>
        <w:t>pache el servidor web de aplicación.</w:t>
      </w:r>
    </w:p>
    <w:p w:rsidR="007F11A1" w:rsidRDefault="007F11A1" w:rsidP="00666F46">
      <w:pPr>
        <w:pStyle w:val="EstiloSW1"/>
        <w:numPr>
          <w:ilvl w:val="0"/>
          <w:numId w:val="26"/>
        </w:numPr>
      </w:pPr>
      <w:proofErr w:type="spellStart"/>
      <w:r w:rsidRPr="007F11A1">
        <w:rPr>
          <w:b/>
        </w:rPr>
        <w:t>M</w:t>
      </w:r>
      <w:r>
        <w:t>ySQL</w:t>
      </w:r>
      <w:proofErr w:type="spellEnd"/>
      <w:r>
        <w:t xml:space="preserve"> el gestor de bases de datos.</w:t>
      </w:r>
    </w:p>
    <w:p w:rsidR="007F11A1" w:rsidRPr="008A47BC" w:rsidRDefault="007F11A1" w:rsidP="00666F46">
      <w:pPr>
        <w:pStyle w:val="EstiloSW1"/>
        <w:numPr>
          <w:ilvl w:val="0"/>
          <w:numId w:val="26"/>
        </w:numPr>
      </w:pPr>
      <w:proofErr w:type="spellStart"/>
      <w:r w:rsidRPr="007F11A1">
        <w:rPr>
          <w:b/>
        </w:rPr>
        <w:t>P</w:t>
      </w:r>
      <w:r>
        <w:t>hp</w:t>
      </w:r>
      <w:proofErr w:type="spellEnd"/>
      <w:r>
        <w:t xml:space="preserve"> como el lenguaje de programación.</w:t>
      </w:r>
    </w:p>
    <w:p w:rsidR="00171A66" w:rsidRPr="0041783A" w:rsidRDefault="00171A66" w:rsidP="00171A66">
      <w:pPr>
        <w:pStyle w:val="Ttulo1"/>
        <w:rPr>
          <w:rFonts w:ascii="Times New Roman" w:hAnsi="Times New Roman" w:cs="Times New Roman"/>
          <w:b/>
          <w:color w:val="auto"/>
        </w:rPr>
      </w:pPr>
      <w:r w:rsidRPr="0041783A">
        <w:rPr>
          <w:rFonts w:ascii="Times New Roman" w:hAnsi="Times New Roman" w:cs="Times New Roman"/>
          <w:b/>
          <w:color w:val="auto"/>
        </w:rPr>
        <w:t>CAPITULO 2: MARCO REFERENCIAL</w:t>
      </w:r>
    </w:p>
    <w:p w:rsidR="007F11A1" w:rsidRPr="007F11A1" w:rsidRDefault="007F11A1" w:rsidP="007F11A1">
      <w:pPr>
        <w:pStyle w:val="Ttulo2"/>
        <w:rPr>
          <w:rFonts w:ascii="Times New Roman" w:hAnsi="Times New Roman" w:cs="Times New Roman"/>
          <w:b/>
          <w:color w:val="auto"/>
        </w:rPr>
      </w:pPr>
      <w:r w:rsidRPr="007F11A1">
        <w:rPr>
          <w:rFonts w:ascii="Times New Roman" w:hAnsi="Times New Roman" w:cs="Times New Roman"/>
          <w:b/>
          <w:color w:val="auto"/>
        </w:rPr>
        <w:t xml:space="preserve">2.1. </w:t>
      </w:r>
      <w:r>
        <w:rPr>
          <w:rFonts w:ascii="Times New Roman" w:hAnsi="Times New Roman" w:cs="Times New Roman"/>
          <w:b/>
          <w:color w:val="auto"/>
        </w:rPr>
        <w:t>NOTACION UML</w:t>
      </w:r>
    </w:p>
    <w:p w:rsidR="007F11A1" w:rsidRDefault="007F11A1" w:rsidP="007F11A1">
      <w:pPr>
        <w:rPr>
          <w:rFonts w:ascii="Arial" w:hAnsi="Arial" w:cs="Arial"/>
          <w:b/>
        </w:rPr>
      </w:pPr>
    </w:p>
    <w:p w:rsidR="007F11A1" w:rsidRPr="007F11A1" w:rsidRDefault="007F11A1" w:rsidP="007F11A1">
      <w:pPr>
        <w:pStyle w:val="EstiloSW1"/>
        <w:ind w:left="0"/>
        <w:rPr>
          <w:b/>
        </w:rPr>
      </w:pPr>
      <w:r w:rsidRPr="007F11A1">
        <w:rPr>
          <w:b/>
        </w:rPr>
        <w:t xml:space="preserve">Introducción </w:t>
      </w:r>
    </w:p>
    <w:p w:rsidR="007F11A1" w:rsidRPr="005219D7" w:rsidRDefault="007F11A1" w:rsidP="007F11A1">
      <w:pPr>
        <w:pStyle w:val="EstiloSW1"/>
      </w:pPr>
      <w:r>
        <w:t>E</w:t>
      </w:r>
      <w:r w:rsidRPr="005219D7">
        <w:t xml:space="preserve">l lenguaje Unificado de Modelo (UML, </w:t>
      </w:r>
      <w:proofErr w:type="spellStart"/>
      <w:r w:rsidRPr="005219D7">
        <w:t>Unified</w:t>
      </w:r>
      <w:proofErr w:type="spellEnd"/>
      <w:r w:rsidRPr="005219D7">
        <w:t xml:space="preserve"> </w:t>
      </w:r>
      <w:proofErr w:type="spellStart"/>
      <w:r w:rsidRPr="005219D7">
        <w:t>Modeling</w:t>
      </w:r>
      <w:proofErr w:type="spellEnd"/>
      <w:r w:rsidRPr="005219D7">
        <w:t xml:space="preserve"> Lenguaje) es un lenguaje grafico para visualizar, especificar, construir y documentar los artefactos de un sistema con gran cantidad de software.</w:t>
      </w:r>
    </w:p>
    <w:p w:rsidR="007F11A1" w:rsidRDefault="007F11A1" w:rsidP="007F11A1">
      <w:pPr>
        <w:pStyle w:val="EstiloSW1"/>
      </w:pPr>
      <w:r>
        <w:t>El objetivo</w:t>
      </w:r>
      <w:r w:rsidRPr="005219D7">
        <w:t xml:space="preserve"> de UML es describir cualquier tipo de sistema en términos de </w:t>
      </w:r>
      <w:r>
        <w:t>diagramas orientados a objetos.</w:t>
      </w:r>
    </w:p>
    <w:p w:rsidR="007F11A1" w:rsidRPr="00B64BD1" w:rsidRDefault="007F11A1" w:rsidP="00B64BD1">
      <w:pPr>
        <w:pStyle w:val="EstiloSW1"/>
        <w:ind w:left="0"/>
        <w:rPr>
          <w:b/>
        </w:rPr>
      </w:pPr>
      <w:r w:rsidRPr="00B64BD1">
        <w:rPr>
          <w:b/>
        </w:rPr>
        <w:t>Modelo Conceptual de UML</w:t>
      </w:r>
    </w:p>
    <w:p w:rsidR="007F11A1" w:rsidRPr="00382763" w:rsidRDefault="007F11A1" w:rsidP="00B64BD1">
      <w:pPr>
        <w:pStyle w:val="EstiloSW1"/>
      </w:pPr>
      <w:r w:rsidRPr="00382763">
        <w:t>Para comprender UML, se necesitara adquirir un modelo conceptual del lenguaje y esto requiere aprender tres elementos principales: los bloques básicos de</w:t>
      </w:r>
    </w:p>
    <w:p w:rsidR="007F11A1" w:rsidRPr="00B64BD1" w:rsidRDefault="007F11A1" w:rsidP="00B64BD1">
      <w:pPr>
        <w:pStyle w:val="EstiloSW1"/>
      </w:pPr>
      <w:r w:rsidRPr="00382763">
        <w:t xml:space="preserve">Construcción, las reglas que indican como se pueden combinar estos bloques básicos y algunos mecanismos comunes </w:t>
      </w:r>
      <w:r w:rsidR="00B64BD1">
        <w:t>que se aplican a través de UML.</w:t>
      </w:r>
    </w:p>
    <w:p w:rsidR="007F11A1" w:rsidRPr="00B64BD1" w:rsidRDefault="007F11A1" w:rsidP="00B64BD1">
      <w:pPr>
        <w:pStyle w:val="EstiloSW1"/>
        <w:ind w:left="0"/>
        <w:rPr>
          <w:b/>
        </w:rPr>
      </w:pPr>
      <w:r w:rsidRPr="00B64BD1">
        <w:rPr>
          <w:b/>
        </w:rPr>
        <w:t>Bloques básicos de construcción de UML</w:t>
      </w:r>
    </w:p>
    <w:p w:rsidR="007F11A1" w:rsidRPr="00382763" w:rsidRDefault="007F11A1" w:rsidP="00B64BD1">
      <w:pPr>
        <w:pStyle w:val="EstiloSW1"/>
      </w:pPr>
      <w:r w:rsidRPr="00382763">
        <w:t>El vocabulario de UML incluye tres clases de bloques de construcción:</w:t>
      </w:r>
    </w:p>
    <w:p w:rsidR="007F11A1" w:rsidRPr="00382763" w:rsidRDefault="007F11A1" w:rsidP="00666F46">
      <w:pPr>
        <w:pStyle w:val="EstiloSW1"/>
        <w:numPr>
          <w:ilvl w:val="0"/>
          <w:numId w:val="27"/>
        </w:numPr>
      </w:pPr>
      <w:r w:rsidRPr="00382763">
        <w:t>Elementos.</w:t>
      </w:r>
    </w:p>
    <w:p w:rsidR="007F11A1" w:rsidRPr="00382763" w:rsidRDefault="007F11A1" w:rsidP="00666F46">
      <w:pPr>
        <w:pStyle w:val="EstiloSW1"/>
        <w:numPr>
          <w:ilvl w:val="0"/>
          <w:numId w:val="27"/>
        </w:numPr>
      </w:pPr>
      <w:r w:rsidRPr="00382763">
        <w:t>Relaciones.</w:t>
      </w:r>
    </w:p>
    <w:p w:rsidR="007F11A1" w:rsidRDefault="007F11A1" w:rsidP="00666F46">
      <w:pPr>
        <w:pStyle w:val="EstiloSW1"/>
        <w:numPr>
          <w:ilvl w:val="0"/>
          <w:numId w:val="27"/>
        </w:numPr>
      </w:pPr>
      <w:r w:rsidRPr="00382763">
        <w:t>Diagramas.</w:t>
      </w:r>
    </w:p>
    <w:p w:rsidR="007F11A1" w:rsidRPr="002426AD" w:rsidRDefault="007F11A1" w:rsidP="002426AD">
      <w:pPr>
        <w:pStyle w:val="Ttulo3"/>
        <w:rPr>
          <w:rFonts w:ascii="Times New Roman" w:hAnsi="Times New Roman" w:cs="Times New Roman"/>
          <w:b/>
          <w:color w:val="auto"/>
        </w:rPr>
      </w:pPr>
      <w:r w:rsidRPr="002426AD">
        <w:rPr>
          <w:rFonts w:ascii="Times New Roman" w:hAnsi="Times New Roman" w:cs="Times New Roman"/>
          <w:b/>
          <w:color w:val="auto"/>
        </w:rPr>
        <w:t>ELEMENTOS EN UML</w:t>
      </w:r>
    </w:p>
    <w:p w:rsidR="007F11A1" w:rsidRPr="00382763" w:rsidRDefault="007F11A1" w:rsidP="00B64BD1">
      <w:pPr>
        <w:pStyle w:val="EstiloSW1"/>
      </w:pPr>
      <w:r w:rsidRPr="00382763">
        <w:t>Hay cuatro tipos de elementos en UML:</w:t>
      </w:r>
    </w:p>
    <w:p w:rsidR="007F11A1" w:rsidRPr="00382763" w:rsidRDefault="007F11A1" w:rsidP="00B64BD1">
      <w:pPr>
        <w:pStyle w:val="EstiloSW1"/>
        <w:ind w:left="1416"/>
      </w:pPr>
      <w:r w:rsidRPr="00382763">
        <w:t>1.-</w:t>
      </w:r>
      <w:r w:rsidRPr="00382763">
        <w:tab/>
        <w:t>Elementos Estructurales</w:t>
      </w:r>
    </w:p>
    <w:p w:rsidR="007F11A1" w:rsidRPr="00382763" w:rsidRDefault="007F11A1" w:rsidP="00B64BD1">
      <w:pPr>
        <w:pStyle w:val="EstiloSW1"/>
        <w:ind w:left="1416"/>
      </w:pPr>
      <w:r w:rsidRPr="00382763">
        <w:t>2.-</w:t>
      </w:r>
      <w:r w:rsidRPr="00382763">
        <w:tab/>
        <w:t>Elementos de Comportamiento</w:t>
      </w:r>
    </w:p>
    <w:p w:rsidR="007F11A1" w:rsidRPr="00382763" w:rsidRDefault="007F11A1" w:rsidP="00B64BD1">
      <w:pPr>
        <w:pStyle w:val="EstiloSW1"/>
        <w:ind w:left="1416"/>
      </w:pPr>
      <w:r w:rsidRPr="00382763">
        <w:lastRenderedPageBreak/>
        <w:t>3.-</w:t>
      </w:r>
      <w:r w:rsidRPr="00382763">
        <w:tab/>
        <w:t>Elementos de Agrupación</w:t>
      </w:r>
    </w:p>
    <w:p w:rsidR="007F11A1" w:rsidRPr="00B64BD1" w:rsidRDefault="00B64BD1" w:rsidP="00B64BD1">
      <w:pPr>
        <w:pStyle w:val="EstiloSW1"/>
        <w:ind w:left="1416"/>
      </w:pPr>
      <w:r>
        <w:t>4.-</w:t>
      </w:r>
      <w:r>
        <w:tab/>
        <w:t>Elementos de Anotación.</w:t>
      </w:r>
    </w:p>
    <w:p w:rsidR="007F11A1" w:rsidRPr="00B64BD1" w:rsidRDefault="007F11A1" w:rsidP="00B64BD1">
      <w:pPr>
        <w:pStyle w:val="EstiloSW1"/>
      </w:pPr>
      <w:r w:rsidRPr="00382763">
        <w:rPr>
          <w:b/>
        </w:rPr>
        <w:t>1.-</w:t>
      </w:r>
      <w:r w:rsidRPr="00382763">
        <w:rPr>
          <w:b/>
        </w:rPr>
        <w:tab/>
        <w:t xml:space="preserve">Elementos Estructurales.- </w:t>
      </w:r>
      <w:r w:rsidRPr="00382763">
        <w:t>Los Elementos Estructurales son los nombres de los</w:t>
      </w:r>
      <w:r w:rsidR="00B64BD1">
        <w:t xml:space="preserve"> m</w:t>
      </w:r>
      <w:r w:rsidRPr="00382763">
        <w:t xml:space="preserve">odelos de UML. En su mayoría son las partes estáticas de un modelo y representan </w:t>
      </w:r>
      <w:r w:rsidR="00B64BD1">
        <w:t>c</w:t>
      </w:r>
      <w:r w:rsidRPr="00382763">
        <w:t>osas que</w:t>
      </w:r>
      <w:r w:rsidR="00B64BD1">
        <w:t xml:space="preserve"> son conceptuales o materiales.</w:t>
      </w:r>
    </w:p>
    <w:p w:rsidR="007F11A1" w:rsidRPr="00382763" w:rsidRDefault="007F11A1" w:rsidP="00B64BD1">
      <w:pPr>
        <w:pStyle w:val="EstiloSW1"/>
        <w:ind w:left="1416"/>
      </w:pPr>
      <w:r w:rsidRPr="00382763">
        <w:rPr>
          <w:b/>
        </w:rPr>
        <w:t xml:space="preserve">Clase.- </w:t>
      </w:r>
      <w:r w:rsidRPr="00382763">
        <w:t>Una clase es una descripción de un grupo de objetos con propiedades (atributos), comportamiento (operaciones), relaciones a otros objetos, y semántica comunes. Por lo tanto, una clase es una plantilla para crear objetos.</w:t>
      </w:r>
    </w:p>
    <w:p w:rsidR="007F11A1" w:rsidRPr="00382763" w:rsidRDefault="007F11A1" w:rsidP="00B64BD1">
      <w:pPr>
        <w:pStyle w:val="EstiloSW1"/>
        <w:ind w:left="1416"/>
      </w:pPr>
      <w:r w:rsidRPr="00382763">
        <w:t>Las clases usadas para describir sistemas y clasificar los objetos que identificamos en el mundo real. Gráficamente una clase se representa como un rectángulo, que normalmente incluye su nombre, atributos y operaciones.</w:t>
      </w:r>
    </w:p>
    <w:p w:rsidR="007F11A1" w:rsidRPr="00382763" w:rsidRDefault="007F11A1" w:rsidP="00B64BD1">
      <w:pPr>
        <w:ind w:left="945"/>
        <w:rPr>
          <w:rFonts w:ascii="Arial" w:hAnsi="Arial" w:cs="Arial"/>
        </w:rPr>
      </w:pPr>
      <w:r w:rsidRPr="00382763">
        <w:rPr>
          <w:rFonts w:ascii="Arial" w:hAnsi="Arial" w:cs="Arial"/>
        </w:rPr>
        <w:tab/>
      </w:r>
      <w:r w:rsidRPr="00382763">
        <w:rPr>
          <w:rFonts w:ascii="Arial" w:hAnsi="Arial" w:cs="Arial"/>
        </w:rPr>
        <w:tab/>
      </w:r>
      <w:r w:rsidRPr="00382763">
        <w:rPr>
          <w:rFonts w:ascii="Arial" w:hAnsi="Arial" w:cs="Arial"/>
        </w:rPr>
        <w:tab/>
      </w:r>
      <w:r w:rsidRPr="00382763">
        <w:rPr>
          <w:rFonts w:ascii="Arial" w:hAnsi="Arial" w:cs="Arial"/>
        </w:rPr>
        <w:tab/>
      </w:r>
      <w:r w:rsidR="00B64BD1">
        <w:rPr>
          <w:noProof/>
          <w:lang w:eastAsia="es-BO"/>
        </w:rPr>
        <w:drawing>
          <wp:inline distT="0" distB="0" distL="0" distR="0">
            <wp:extent cx="1095375" cy="1066800"/>
            <wp:effectExtent l="0" t="0" r="9525" b="0"/>
            <wp:docPr id="38" name="Imagen 38" descr="http://users.dcc.uchile.cl/%7Epsalinas/uml/img/modelo/cl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rs.dcc.uchile.cl/%7Epsalinas/uml/img/modelo/clas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066800"/>
                    </a:xfrm>
                    <a:prstGeom prst="rect">
                      <a:avLst/>
                    </a:prstGeom>
                    <a:noFill/>
                    <a:ln>
                      <a:noFill/>
                    </a:ln>
                  </pic:spPr>
                </pic:pic>
              </a:graphicData>
            </a:graphic>
          </wp:inline>
        </w:drawing>
      </w:r>
    </w:p>
    <w:p w:rsidR="007F11A1" w:rsidRPr="00382763" w:rsidRDefault="007F11A1" w:rsidP="00B64BD1">
      <w:pPr>
        <w:pStyle w:val="EstiloSW1"/>
        <w:ind w:left="1416"/>
      </w:pPr>
      <w:r w:rsidRPr="00382763">
        <w:rPr>
          <w:b/>
        </w:rPr>
        <w:t>Interfaz.</w:t>
      </w:r>
      <w:r w:rsidRPr="00382763">
        <w:t xml:space="preserve">-Es una colección de operaciones que especifican un servicio de una clase o componente. Por lo tanto, una interfaz describe el comportamiento visible externamente de ese elemento. Una interfaz define un conjunto de especificaciones de </w:t>
      </w:r>
      <w:r w:rsidR="00B64BD1" w:rsidRPr="00382763">
        <w:t>operaciones,</w:t>
      </w:r>
      <w:r w:rsidRPr="00382763">
        <w:t xml:space="preserve"> pero nunca un conjunto de implementaciones de operaciones, Gráficamente se la representa con un </w:t>
      </w:r>
      <w:r w:rsidR="00B64BD1" w:rsidRPr="00382763">
        <w:t>círculo</w:t>
      </w:r>
      <w:r w:rsidR="00B64BD1">
        <w:t xml:space="preserve"> con su</w:t>
      </w:r>
      <w:r w:rsidRPr="00382763">
        <w:t xml:space="preserve"> nombre:</w:t>
      </w:r>
    </w:p>
    <w:p w:rsidR="007F11A1" w:rsidRPr="00382763" w:rsidRDefault="00B64BD1" w:rsidP="00B64BD1">
      <w:pPr>
        <w:ind w:left="360"/>
        <w:jc w:val="center"/>
        <w:rPr>
          <w:rFonts w:ascii="Arial" w:hAnsi="Arial" w:cs="Arial"/>
        </w:rPr>
      </w:pPr>
      <w:r>
        <w:rPr>
          <w:noProof/>
          <w:lang w:eastAsia="es-BO"/>
        </w:rPr>
        <w:drawing>
          <wp:inline distT="0" distB="0" distL="0" distR="0">
            <wp:extent cx="1095375" cy="1066800"/>
            <wp:effectExtent l="0" t="0" r="9525" b="0"/>
            <wp:docPr id="39" name="Imagen 39" descr="http://users.dcc.uchile.cl/%7Epsalinas/uml/img/modelo/cl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sers.dcc.uchile.cl/%7Epsalinas/uml/img/modelo/clas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066800"/>
                    </a:xfrm>
                    <a:prstGeom prst="rect">
                      <a:avLst/>
                    </a:prstGeom>
                    <a:noFill/>
                    <a:ln>
                      <a:noFill/>
                    </a:ln>
                  </pic:spPr>
                </pic:pic>
              </a:graphicData>
            </a:graphic>
          </wp:inline>
        </w:drawing>
      </w:r>
    </w:p>
    <w:p w:rsidR="007F11A1" w:rsidRPr="00382763" w:rsidRDefault="007F11A1" w:rsidP="007F11A1">
      <w:pPr>
        <w:ind w:left="360"/>
        <w:rPr>
          <w:rFonts w:ascii="Arial" w:hAnsi="Arial" w:cs="Arial"/>
        </w:rPr>
      </w:pPr>
    </w:p>
    <w:p w:rsidR="007F11A1" w:rsidRPr="00382763" w:rsidRDefault="007F11A1" w:rsidP="007F11A1">
      <w:pPr>
        <w:rPr>
          <w:rFonts w:ascii="Arial" w:hAnsi="Arial" w:cs="Arial"/>
        </w:rPr>
      </w:pPr>
      <w:r w:rsidRPr="00382763">
        <w:rPr>
          <w:rFonts w:ascii="Arial" w:hAnsi="Arial" w:cs="Arial"/>
        </w:rPr>
        <w:tab/>
      </w:r>
      <w:r w:rsidRPr="00382763">
        <w:rPr>
          <w:rFonts w:ascii="Arial" w:hAnsi="Arial" w:cs="Arial"/>
        </w:rPr>
        <w:tab/>
      </w:r>
      <w:r w:rsidRPr="00382763">
        <w:rPr>
          <w:rFonts w:ascii="Arial" w:hAnsi="Arial" w:cs="Arial"/>
        </w:rPr>
        <w:tab/>
      </w:r>
      <w:r w:rsidRPr="00382763">
        <w:rPr>
          <w:rFonts w:ascii="Arial" w:hAnsi="Arial" w:cs="Arial"/>
        </w:rPr>
        <w:tab/>
      </w:r>
    </w:p>
    <w:p w:rsidR="007F11A1" w:rsidRPr="00382763" w:rsidRDefault="007F11A1" w:rsidP="007F11A1">
      <w:pPr>
        <w:ind w:left="360"/>
        <w:rPr>
          <w:rFonts w:ascii="Arial" w:hAnsi="Arial" w:cs="Arial"/>
        </w:rPr>
      </w:pPr>
      <w:r w:rsidRPr="00382763">
        <w:rPr>
          <w:rFonts w:ascii="Arial" w:hAnsi="Arial" w:cs="Arial"/>
        </w:rPr>
        <w:tab/>
      </w:r>
      <w:r w:rsidRPr="00382763">
        <w:rPr>
          <w:rFonts w:ascii="Arial" w:hAnsi="Arial" w:cs="Arial"/>
        </w:rPr>
        <w:tab/>
      </w:r>
      <w:r w:rsidRPr="00382763">
        <w:rPr>
          <w:rFonts w:ascii="Arial" w:hAnsi="Arial" w:cs="Arial"/>
        </w:rPr>
        <w:tab/>
      </w:r>
      <w:r w:rsidRPr="00382763">
        <w:rPr>
          <w:rFonts w:ascii="Arial" w:hAnsi="Arial" w:cs="Arial"/>
        </w:rPr>
        <w:tab/>
      </w:r>
      <w:r w:rsidRPr="00382763">
        <w:rPr>
          <w:rFonts w:ascii="Arial" w:hAnsi="Arial" w:cs="Arial"/>
        </w:rPr>
        <w:tab/>
      </w:r>
    </w:p>
    <w:p w:rsidR="007F11A1" w:rsidRPr="00382763" w:rsidRDefault="00584C9B" w:rsidP="00B64BD1">
      <w:pPr>
        <w:pStyle w:val="EstiloSW1"/>
        <w:ind w:left="1416"/>
        <w:rPr>
          <w:b/>
        </w:rPr>
      </w:pPr>
      <w:r w:rsidRPr="00382763">
        <w:rPr>
          <w:rFonts w:ascii="Arial" w:hAnsi="Arial" w:cs="Arial"/>
          <w:noProof/>
          <w:lang w:eastAsia="es-BO"/>
        </w:rPr>
        <w:lastRenderedPageBreak/>
        <mc:AlternateContent>
          <mc:Choice Requires="wps">
            <w:drawing>
              <wp:anchor distT="0" distB="0" distL="114300" distR="114300" simplePos="0" relativeHeight="251666432" behindDoc="0" locked="0" layoutInCell="1" allowOverlap="1" wp14:anchorId="6B3D2210" wp14:editId="2350BFB8">
                <wp:simplePos x="0" y="0"/>
                <wp:positionH relativeFrom="column">
                  <wp:posOffset>2657475</wp:posOffset>
                </wp:positionH>
                <wp:positionV relativeFrom="paragraph">
                  <wp:posOffset>1306195</wp:posOffset>
                </wp:positionV>
                <wp:extent cx="609600" cy="342900"/>
                <wp:effectExtent l="13335" t="6985" r="5715" b="12065"/>
                <wp:wrapNone/>
                <wp:docPr id="33" name="Elips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342900"/>
                        </a:xfrm>
                        <a:prstGeom prst="ellipse">
                          <a:avLst/>
                        </a:prstGeom>
                        <a:solidFill>
                          <a:srgbClr val="FFFFFF"/>
                        </a:solidFill>
                        <a:ln w="9525">
                          <a:solidFill>
                            <a:srgbClr val="000000"/>
                          </a:solidFill>
                          <a:prstDash val="lgDashDot"/>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50C203" id="Elipse 33" o:spid="_x0000_s1026" style="position:absolute;margin-left:209.25pt;margin-top:102.85pt;width:48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">
                <v:stroke dashstyle="longDashDot"/>
              </v:oval>
            </w:pict>
          </mc:Fallback>
        </mc:AlternateContent>
      </w:r>
      <w:r w:rsidR="007F11A1" w:rsidRPr="00382763">
        <w:rPr>
          <w:b/>
        </w:rPr>
        <w:t>Colaboración.-</w:t>
      </w:r>
      <w:r w:rsidR="007F11A1" w:rsidRPr="00382763">
        <w:t>Define una interacción y es una sociedad de roles y  otros elementos que colaboran para proporcionar un comportamiento cooperativo mayor que la suma de los comportamientos de sus elementos. Gráficamente, se la representa como una elipse de borde discontinua, incluyendo su nombre.</w:t>
      </w:r>
    </w:p>
    <w:p w:rsidR="007F11A1" w:rsidRPr="00382763" w:rsidRDefault="007F11A1" w:rsidP="007F11A1">
      <w:pPr>
        <w:ind w:left="360"/>
        <w:rPr>
          <w:rFonts w:ascii="Arial" w:hAnsi="Arial" w:cs="Arial"/>
          <w:b/>
        </w:rPr>
      </w:pPr>
    </w:p>
    <w:p w:rsidR="007F11A1" w:rsidRPr="00382763" w:rsidRDefault="007F11A1" w:rsidP="007F11A1">
      <w:pPr>
        <w:ind w:left="2832"/>
        <w:rPr>
          <w:rFonts w:ascii="Arial" w:hAnsi="Arial" w:cs="Arial"/>
        </w:rPr>
      </w:pPr>
      <w:r w:rsidRPr="00382763">
        <w:rPr>
          <w:rFonts w:ascii="Arial" w:hAnsi="Arial" w:cs="Arial"/>
        </w:rPr>
        <w:t xml:space="preserve">  </w:t>
      </w:r>
      <w:r w:rsidR="002426AD">
        <w:rPr>
          <w:rFonts w:ascii="Arial" w:hAnsi="Arial" w:cs="Arial"/>
        </w:rPr>
        <w:tab/>
        <w:t xml:space="preserve">    </w:t>
      </w:r>
      <w:r w:rsidRPr="00382763">
        <w:rPr>
          <w:rFonts w:ascii="Arial" w:hAnsi="Arial" w:cs="Arial"/>
        </w:rPr>
        <w:t xml:space="preserve">        Nombre</w:t>
      </w:r>
    </w:p>
    <w:p w:rsidR="007F11A1" w:rsidRPr="00382763" w:rsidRDefault="007F11A1" w:rsidP="007F11A1">
      <w:pPr>
        <w:ind w:left="2832"/>
        <w:rPr>
          <w:rFonts w:ascii="Arial" w:hAnsi="Arial" w:cs="Arial"/>
        </w:rPr>
      </w:pPr>
    </w:p>
    <w:p w:rsidR="007F11A1" w:rsidRPr="00382763" w:rsidRDefault="007F11A1" w:rsidP="002426AD">
      <w:pPr>
        <w:pStyle w:val="EstiloSW1"/>
        <w:ind w:left="1416"/>
      </w:pPr>
      <w:r w:rsidRPr="00382763">
        <w:rPr>
          <w:b/>
        </w:rPr>
        <w:t>Caso de uso.-</w:t>
      </w:r>
      <w:r w:rsidRPr="00382763">
        <w:t xml:space="preserve"> Es una descripción de un conjunto de secuencias de acciones que un sistema ejecuta y produce un resultado observadle para un  actor en particular.</w:t>
      </w:r>
    </w:p>
    <w:p w:rsidR="007F11A1" w:rsidRPr="00382763" w:rsidRDefault="007F11A1" w:rsidP="002426AD">
      <w:pPr>
        <w:pStyle w:val="EstiloSW1"/>
        <w:ind w:left="1416"/>
      </w:pPr>
      <w:r w:rsidRPr="00382763">
        <w:t>Especifica el comportamiento de un sistema o de una parte de este. Aplicable a Sistemas, subsistemas, clases e interfaces individuales.</w:t>
      </w:r>
    </w:p>
    <w:p w:rsidR="007F11A1" w:rsidRPr="00382763" w:rsidRDefault="007F11A1" w:rsidP="007F11A1">
      <w:pPr>
        <w:ind w:left="945"/>
        <w:rPr>
          <w:rFonts w:ascii="Arial" w:hAnsi="Arial" w:cs="Arial"/>
        </w:rPr>
      </w:pPr>
      <w:r w:rsidRPr="00382763">
        <w:rPr>
          <w:rFonts w:ascii="Arial" w:hAnsi="Arial" w:cs="Arial"/>
          <w:noProof/>
          <w:lang w:eastAsia="es-BO"/>
        </w:rPr>
        <mc:AlternateContent>
          <mc:Choice Requires="wps">
            <w:drawing>
              <wp:anchor distT="0" distB="0" distL="114300" distR="114300" simplePos="0" relativeHeight="251667456" behindDoc="0" locked="0" layoutInCell="1" allowOverlap="1">
                <wp:simplePos x="0" y="0"/>
                <wp:positionH relativeFrom="column">
                  <wp:posOffset>2724150</wp:posOffset>
                </wp:positionH>
                <wp:positionV relativeFrom="paragraph">
                  <wp:posOffset>84455</wp:posOffset>
                </wp:positionV>
                <wp:extent cx="609600" cy="342900"/>
                <wp:effectExtent l="13335" t="10795" r="5715" b="8255"/>
                <wp:wrapNone/>
                <wp:docPr id="32"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3429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E954AA" id="Elipse 32" o:spid="_x0000_s1026" style="position:absolute;margin-left:214.5pt;margin-top:6.65pt;width:48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" fillcolor="silver"/>
            </w:pict>
          </mc:Fallback>
        </mc:AlternateContent>
      </w:r>
    </w:p>
    <w:p w:rsidR="007F11A1" w:rsidRPr="00382763" w:rsidRDefault="007F11A1" w:rsidP="007F11A1">
      <w:pPr>
        <w:ind w:left="945"/>
        <w:rPr>
          <w:rFonts w:ascii="Arial" w:hAnsi="Arial" w:cs="Arial"/>
        </w:rPr>
      </w:pPr>
    </w:p>
    <w:p w:rsidR="007F11A1" w:rsidRPr="00382763" w:rsidRDefault="002426AD" w:rsidP="007F11A1">
      <w:pPr>
        <w:ind w:left="945"/>
        <w:rPr>
          <w:rFonts w:ascii="Arial" w:hAnsi="Arial" w:cs="Arial"/>
        </w:rPr>
      </w:pPr>
      <w:r>
        <w:rPr>
          <w:rFonts w:ascii="Arial" w:hAnsi="Arial" w:cs="Arial"/>
        </w:rPr>
        <w:tab/>
        <w:t xml:space="preserve">    </w:t>
      </w:r>
      <w:r w:rsidR="007F11A1" w:rsidRPr="00382763">
        <w:rPr>
          <w:rFonts w:ascii="Arial" w:hAnsi="Arial" w:cs="Arial"/>
        </w:rPr>
        <w:tab/>
      </w:r>
      <w:r w:rsidR="007F11A1" w:rsidRPr="00382763">
        <w:rPr>
          <w:rFonts w:ascii="Arial" w:hAnsi="Arial" w:cs="Arial"/>
        </w:rPr>
        <w:tab/>
      </w:r>
      <w:r w:rsidR="007F11A1" w:rsidRPr="00382763">
        <w:rPr>
          <w:rFonts w:ascii="Arial" w:hAnsi="Arial" w:cs="Arial"/>
        </w:rPr>
        <w:tab/>
        <w:t xml:space="preserve">  </w:t>
      </w:r>
      <w:r>
        <w:rPr>
          <w:rFonts w:ascii="Arial" w:hAnsi="Arial" w:cs="Arial"/>
        </w:rPr>
        <w:t xml:space="preserve">     </w:t>
      </w:r>
      <w:r w:rsidR="007F11A1" w:rsidRPr="00382763">
        <w:rPr>
          <w:rFonts w:ascii="Arial" w:hAnsi="Arial" w:cs="Arial"/>
        </w:rPr>
        <w:t xml:space="preserve">     Caso de Uso</w:t>
      </w:r>
    </w:p>
    <w:p w:rsidR="007F11A1" w:rsidRPr="00382763" w:rsidRDefault="007F11A1" w:rsidP="007F11A1">
      <w:pPr>
        <w:ind w:left="945"/>
        <w:rPr>
          <w:rFonts w:ascii="Arial" w:hAnsi="Arial" w:cs="Arial"/>
        </w:rPr>
      </w:pPr>
    </w:p>
    <w:p w:rsidR="007F11A1" w:rsidRPr="00382763" w:rsidRDefault="007F11A1" w:rsidP="002426AD">
      <w:pPr>
        <w:pStyle w:val="EstiloSW1"/>
        <w:ind w:left="1416"/>
      </w:pPr>
      <w:r w:rsidRPr="00382763">
        <w:rPr>
          <w:b/>
        </w:rPr>
        <w:t xml:space="preserve">Componente.- </w:t>
      </w:r>
      <w:r w:rsidRPr="00382763">
        <w:t>Es la parte física y reemplazable de un sistema que conforma un conjunto de interfaces y proporciona la interpretación de dicho conjunto.</w:t>
      </w:r>
    </w:p>
    <w:p w:rsidR="007F11A1" w:rsidRPr="00382763" w:rsidRDefault="007F11A1" w:rsidP="002426AD">
      <w:pPr>
        <w:pStyle w:val="EstiloSW1"/>
        <w:ind w:left="1416"/>
      </w:pPr>
      <w:r w:rsidRPr="00382763">
        <w:t>Un Componente representa típicamente el empaquetamiento físico de diferentes elementos lógicos.</w:t>
      </w:r>
    </w:p>
    <w:p w:rsidR="007F11A1" w:rsidRPr="00382763" w:rsidRDefault="007F11A1" w:rsidP="007F11A1">
      <w:pPr>
        <w:ind w:left="945"/>
        <w:rPr>
          <w:rFonts w:ascii="Arial" w:hAnsi="Arial" w:cs="Arial"/>
        </w:rPr>
      </w:pPr>
      <w:r w:rsidRPr="00382763">
        <w:rPr>
          <w:rFonts w:ascii="Arial" w:hAnsi="Arial" w:cs="Arial"/>
          <w:noProof/>
          <w:lang w:eastAsia="es-BO"/>
        </w:rPr>
        <mc:AlternateContent>
          <mc:Choice Requires="wps">
            <w:drawing>
              <wp:anchor distT="0" distB="0" distL="114300" distR="114300" simplePos="0" relativeHeight="251671552" behindDoc="1" locked="0" layoutInCell="1" allowOverlap="1">
                <wp:simplePos x="0" y="0"/>
                <wp:positionH relativeFrom="column">
                  <wp:posOffset>1752600</wp:posOffset>
                </wp:positionH>
                <wp:positionV relativeFrom="paragraph">
                  <wp:posOffset>99060</wp:posOffset>
                </wp:positionV>
                <wp:extent cx="1219200" cy="800100"/>
                <wp:effectExtent l="13335" t="8890" r="5715" b="10160"/>
                <wp:wrapNone/>
                <wp:docPr id="2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800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663356" id="Rectángulo 28" o:spid="_x0000_s1026" style="position:absolute;margin-left:138pt;margin-top:7.8pt;width:96pt;height:6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"/>
            </w:pict>
          </mc:Fallback>
        </mc:AlternateContent>
      </w:r>
    </w:p>
    <w:p w:rsidR="007F11A1" w:rsidRPr="00382763" w:rsidRDefault="007F11A1" w:rsidP="007F11A1">
      <w:pPr>
        <w:ind w:left="945"/>
        <w:rPr>
          <w:rFonts w:ascii="Arial" w:hAnsi="Arial" w:cs="Arial"/>
        </w:rPr>
      </w:pPr>
      <w:r w:rsidRPr="00382763">
        <w:rPr>
          <w:rFonts w:ascii="Arial" w:hAnsi="Arial" w:cs="Arial"/>
          <w:noProof/>
          <w:lang w:eastAsia="es-BO"/>
        </w:rPr>
        <mc:AlternateContent>
          <mc:Choice Requires="wps">
            <w:drawing>
              <wp:anchor distT="0" distB="0" distL="114300" distR="114300" simplePos="0" relativeHeight="251672576" behindDoc="0" locked="0" layoutInCell="1" allowOverlap="1">
                <wp:simplePos x="0" y="0"/>
                <wp:positionH relativeFrom="column">
                  <wp:posOffset>1527810</wp:posOffset>
                </wp:positionH>
                <wp:positionV relativeFrom="paragraph">
                  <wp:posOffset>15240</wp:posOffset>
                </wp:positionV>
                <wp:extent cx="457200" cy="114300"/>
                <wp:effectExtent l="7620" t="5080" r="11430" b="13970"/>
                <wp:wrapNone/>
                <wp:docPr id="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9CB17D" id="Rectángulo 27" o:spid="_x0000_s1026" style="position:absolute;margin-left:120.3pt;margin-top:1.2pt;width:36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"/>
            </w:pict>
          </mc:Fallback>
        </mc:AlternateContent>
      </w:r>
      <w:r w:rsidRPr="00382763">
        <w:rPr>
          <w:rFonts w:ascii="Arial" w:hAnsi="Arial" w:cs="Arial"/>
        </w:rPr>
        <w:tab/>
      </w:r>
      <w:r w:rsidRPr="00382763">
        <w:rPr>
          <w:rFonts w:ascii="Arial" w:hAnsi="Arial" w:cs="Arial"/>
        </w:rPr>
        <w:tab/>
      </w:r>
      <w:r w:rsidRPr="00382763">
        <w:rPr>
          <w:rFonts w:ascii="Arial" w:hAnsi="Arial" w:cs="Arial"/>
        </w:rPr>
        <w:tab/>
        <w:t xml:space="preserve">         Nombre</w:t>
      </w:r>
    </w:p>
    <w:p w:rsidR="007F11A1" w:rsidRPr="00382763" w:rsidRDefault="002426AD" w:rsidP="007F11A1">
      <w:pPr>
        <w:ind w:left="945"/>
        <w:rPr>
          <w:rFonts w:ascii="Arial" w:hAnsi="Arial" w:cs="Arial"/>
        </w:rPr>
      </w:pPr>
      <w:r w:rsidRPr="00382763">
        <w:rPr>
          <w:rFonts w:ascii="Arial" w:hAnsi="Arial" w:cs="Arial"/>
          <w:noProof/>
          <w:lang w:eastAsia="es-BO"/>
        </w:rPr>
        <mc:AlternateContent>
          <mc:Choice Requires="wps">
            <w:drawing>
              <wp:anchor distT="0" distB="0" distL="114300" distR="114300" simplePos="0" relativeHeight="251673600" behindDoc="0" locked="0" layoutInCell="1" allowOverlap="1" wp14:anchorId="521AA976" wp14:editId="63E3F93E">
                <wp:simplePos x="0" y="0"/>
                <wp:positionH relativeFrom="column">
                  <wp:posOffset>1495425</wp:posOffset>
                </wp:positionH>
                <wp:positionV relativeFrom="paragraph">
                  <wp:posOffset>48260</wp:posOffset>
                </wp:positionV>
                <wp:extent cx="457200" cy="114300"/>
                <wp:effectExtent l="13335" t="8890" r="5715" b="10160"/>
                <wp:wrapNone/>
                <wp:docPr id="26" name="Rectángulo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C8F91E" id="Rectángulo 26" o:spid="_x0000_s1026" style="position:absolute;margin-left:117.75pt;margin-top:3.8pt;width:36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"/>
            </w:pict>
          </mc:Fallback>
        </mc:AlternateContent>
      </w:r>
    </w:p>
    <w:p w:rsidR="007F11A1" w:rsidRPr="00382763" w:rsidRDefault="007F11A1" w:rsidP="007F11A1">
      <w:pPr>
        <w:ind w:left="945"/>
        <w:rPr>
          <w:rFonts w:ascii="Arial" w:hAnsi="Arial" w:cs="Arial"/>
        </w:rPr>
      </w:pPr>
    </w:p>
    <w:p w:rsidR="007F11A1" w:rsidRPr="00382763" w:rsidRDefault="007F11A1" w:rsidP="002426AD">
      <w:pPr>
        <w:pStyle w:val="EstiloSW1"/>
        <w:ind w:left="1416"/>
      </w:pPr>
      <w:r w:rsidRPr="00382763">
        <w:rPr>
          <w:b/>
        </w:rPr>
        <w:t>Nodo.-</w:t>
      </w:r>
      <w:r w:rsidRPr="00382763">
        <w:t xml:space="preserve"> Es un elemento físico que existe en un tiempo de ejecución que representa un recurso computacional, que por lo general dispone de algo de memoria y, con frecuencia capacidad de procesamiento.</w:t>
      </w:r>
    </w:p>
    <w:p w:rsidR="007F11A1" w:rsidRPr="00382763" w:rsidRDefault="007F11A1" w:rsidP="007F11A1">
      <w:pPr>
        <w:ind w:left="360"/>
        <w:rPr>
          <w:rFonts w:ascii="Arial" w:hAnsi="Arial" w:cs="Arial"/>
          <w:b/>
        </w:rPr>
      </w:pPr>
    </w:p>
    <w:p w:rsidR="007F11A1" w:rsidRPr="00382763" w:rsidRDefault="007F11A1" w:rsidP="007F11A1">
      <w:pPr>
        <w:ind w:left="2124"/>
        <w:rPr>
          <w:rFonts w:ascii="Arial" w:hAnsi="Arial" w:cs="Arial"/>
          <w:b/>
        </w:rPr>
      </w:pPr>
      <w:r w:rsidRPr="00382763">
        <w:rPr>
          <w:rFonts w:ascii="Arial" w:hAnsi="Arial" w:cs="Arial"/>
          <w:b/>
          <w:noProof/>
          <w:lang w:eastAsia="es-BO"/>
        </w:rPr>
        <w:lastRenderedPageBreak/>
        <mc:AlternateContent>
          <mc:Choice Requires="wps">
            <w:drawing>
              <wp:anchor distT="0" distB="0" distL="114300" distR="114300" simplePos="0" relativeHeight="251674624" behindDoc="0" locked="0" layoutInCell="1" allowOverlap="1">
                <wp:simplePos x="0" y="0"/>
                <wp:positionH relativeFrom="column">
                  <wp:posOffset>1676400</wp:posOffset>
                </wp:positionH>
                <wp:positionV relativeFrom="paragraph">
                  <wp:posOffset>53340</wp:posOffset>
                </wp:positionV>
                <wp:extent cx="838200" cy="685800"/>
                <wp:effectExtent l="13335" t="170180" r="167640" b="10795"/>
                <wp:wrapNone/>
                <wp:docPr id="25" name="Rectángulo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685800"/>
                        </a:xfrm>
                        <a:prstGeom prst="rect">
                          <a:avLst/>
                        </a:prstGeom>
                        <a:solidFill>
                          <a:srgbClr val="FFFFFF"/>
                        </a:solidFill>
                        <a:ln>
                          <a:noFill/>
                        </a:ln>
                        <a:effectLst/>
                        <a:scene3d>
                          <a:camera prst="legacyObliqueTopRight"/>
                          <a:lightRig rig="legacyFlat3" dir="b"/>
                        </a:scene3d>
                        <a:sp3d extrusionH="430200" prstMaterial="legacyMatte">
                          <a:bevelT w="13500" h="13500" prst="angle"/>
                          <a:bevelB w="13500" h="13500" prst="angle"/>
                          <a:extrusionClr>
                            <a:srgbClr val="FFFFFF"/>
                          </a:extrusionClr>
                          <a:contourClr>
                            <a:srgbClr val="FFFFFF"/>
                          </a:contourClr>
                        </a:sp3d>
                        <a:extLst>
                          <a:ext uri="{91240B29-F687-4F45-9708-019B960494DF}">
                            <a14:hiddenLine xmlns:a14="http://schemas.microsoft.com/office/drawing/2010/main" w="9525">
                              <a:noFill/>
                              <a:miter lim="800000"/>
                              <a:headEnd/>
                              <a:tailEnd/>
                            </a14:hiddenLine>
                          </a:ext>
                          <a:ext uri="{AF507438-7753-43E0-B8FC-AC1667EBCBE1}">
                            <a14:hiddenEffects xmlns:a14="http://schemas.microsoft.com/office/drawing/2010/main">
                              <a:effectLst>
                                <a:outerShdw dist="107763" dir="13500000" sx="125000" sy="125000" algn="br" rotWithShape="0">
                                  <a:srgbClr val="808080">
                                    <a:alpha val="50000"/>
                                  </a:srgbClr>
                                </a:outerShdw>
                              </a:effectLst>
                            </a14:hiddenEffects>
                          </a:ext>
                        </a:extLst>
                      </wps:spPr>
                      <wps:txbx>
                        <w:txbxContent>
                          <w:p w:rsidR="005172E9" w:rsidRDefault="005172E9" w:rsidP="007F11A1">
                            <w:r>
                              <w:t xml:space="preserve">  Nombre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5" o:spid="_x0000_s1026" style="position:absolute;left:0;text-align:left;margin-left:132pt;margin-top:4.2pt;width:66pt;height: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">
                <v:shadow type="perspective" opacity=".5" origin=".5,.5" offset="-6pt,-6pt" matrix="1.25,,,1.25"/>
                <o:extrusion v:ext="view" color="white" on="t"/>
                <v:textbox>
                  <w:txbxContent>
                    <w:p w:rsidR="005172E9" w:rsidRDefault="005172E9" w:rsidP="007F11A1">
                      <w:r>
                        <w:t xml:space="preserve">  Nombre</w:t>
                      </w:r>
                    </w:p>
                  </w:txbxContent>
                </v:textbox>
              </v:rect>
            </w:pict>
          </mc:Fallback>
        </mc:AlternateContent>
      </w:r>
    </w:p>
    <w:p w:rsidR="007F11A1" w:rsidRPr="00382763" w:rsidRDefault="007F11A1" w:rsidP="007F11A1">
      <w:pPr>
        <w:ind w:left="945"/>
        <w:rPr>
          <w:rFonts w:ascii="Arial" w:hAnsi="Arial" w:cs="Arial"/>
          <w:b/>
        </w:rPr>
      </w:pPr>
    </w:p>
    <w:p w:rsidR="007F11A1" w:rsidRPr="00382763" w:rsidRDefault="007F11A1" w:rsidP="007F11A1">
      <w:pPr>
        <w:ind w:left="945"/>
        <w:rPr>
          <w:rFonts w:ascii="Arial" w:hAnsi="Arial" w:cs="Arial"/>
          <w:b/>
        </w:rPr>
      </w:pPr>
    </w:p>
    <w:p w:rsidR="007F11A1" w:rsidRPr="00382763" w:rsidRDefault="007F11A1" w:rsidP="007F11A1">
      <w:pPr>
        <w:ind w:left="945"/>
        <w:rPr>
          <w:rFonts w:ascii="Arial" w:hAnsi="Arial" w:cs="Arial"/>
          <w:b/>
        </w:rPr>
      </w:pPr>
    </w:p>
    <w:p w:rsidR="007F11A1" w:rsidRPr="002426AD" w:rsidRDefault="007F11A1" w:rsidP="002426AD">
      <w:pPr>
        <w:pStyle w:val="EstiloSW1"/>
        <w:ind w:left="1410" w:hanging="690"/>
      </w:pPr>
      <w:r w:rsidRPr="00382763">
        <w:rPr>
          <w:b/>
        </w:rPr>
        <w:t>2.-</w:t>
      </w:r>
      <w:r w:rsidRPr="00382763">
        <w:rPr>
          <w:b/>
        </w:rPr>
        <w:tab/>
        <w:t xml:space="preserve">Elementos de Comportamientos.- </w:t>
      </w:r>
      <w:r w:rsidRPr="00382763">
        <w:t>Los elementos de comportamiento son las partes dinámicas de los modelos UML.</w:t>
      </w:r>
      <w:r w:rsidR="002426AD">
        <w:t xml:space="preserve"> </w:t>
      </w:r>
      <w:r w:rsidRPr="00382763">
        <w:t>Representan comportamiento en tiempo y espacio.</w:t>
      </w:r>
    </w:p>
    <w:p w:rsidR="007F11A1" w:rsidRPr="00382763" w:rsidRDefault="007F11A1" w:rsidP="002426AD">
      <w:pPr>
        <w:pStyle w:val="EstiloSW1"/>
        <w:ind w:left="2124"/>
      </w:pPr>
      <w:r w:rsidRPr="00382763">
        <w:rPr>
          <w:b/>
        </w:rPr>
        <w:t xml:space="preserve">Interacción.- </w:t>
      </w:r>
      <w:r w:rsidRPr="00382763">
        <w:t xml:space="preserve">Es un comportamiento que comprende un conjunto de mensajes intercambios entre un conjunto de objetos, dentro de un contexto particular, para alcanzar un propósito </w:t>
      </w:r>
      <w:proofErr w:type="spellStart"/>
      <w:r w:rsidRPr="00382763">
        <w:t>especifico</w:t>
      </w:r>
      <w:proofErr w:type="spellEnd"/>
      <w:r w:rsidRPr="00382763">
        <w:t>. Gráficamente, un mensaje se muestra como una línea dirigida incluyendo el nombre.</w:t>
      </w:r>
    </w:p>
    <w:p w:rsidR="007F11A1" w:rsidRPr="00382763" w:rsidRDefault="007F11A1" w:rsidP="002426AD">
      <w:pPr>
        <w:pStyle w:val="EstiloSW1"/>
      </w:pPr>
      <w:r w:rsidRPr="00382763">
        <w:rPr>
          <w:noProof/>
          <w:lang w:eastAsia="es-BO"/>
        </w:rPr>
        <mc:AlternateContent>
          <mc:Choice Requires="wps">
            <w:drawing>
              <wp:anchor distT="0" distB="0" distL="114300" distR="114300" simplePos="0" relativeHeight="251675648" behindDoc="0" locked="0" layoutInCell="1" allowOverlap="1">
                <wp:simplePos x="0" y="0"/>
                <wp:positionH relativeFrom="column">
                  <wp:posOffset>1524000</wp:posOffset>
                </wp:positionH>
                <wp:positionV relativeFrom="paragraph">
                  <wp:posOffset>38735</wp:posOffset>
                </wp:positionV>
                <wp:extent cx="1600200" cy="0"/>
                <wp:effectExtent l="13335" t="56515" r="15240" b="57785"/>
                <wp:wrapNone/>
                <wp:docPr id="24" name="Conector recto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70E05D" id="Conector recto 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3.05pt" to="24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">
                <v:stroke endarrow="block"/>
              </v:line>
            </w:pict>
          </mc:Fallback>
        </mc:AlternateContent>
      </w:r>
      <w:r w:rsidR="002426AD">
        <w:tab/>
      </w:r>
    </w:p>
    <w:p w:rsidR="007F11A1" w:rsidRPr="00382763" w:rsidRDefault="002426AD" w:rsidP="002426AD">
      <w:pPr>
        <w:pStyle w:val="EstiloSW1"/>
        <w:ind w:left="2124"/>
      </w:pPr>
      <w:r w:rsidRPr="00382763">
        <w:rPr>
          <w:b/>
        </w:rPr>
        <w:t>Máquina</w:t>
      </w:r>
      <w:r w:rsidR="007F11A1" w:rsidRPr="00382763">
        <w:rPr>
          <w:b/>
        </w:rPr>
        <w:t xml:space="preserve"> de Estados.</w:t>
      </w:r>
      <w:r w:rsidR="007F11A1" w:rsidRPr="00382763">
        <w:t>-Es un comportamiento que especifica las secuencias de estados por as que pasa un objeto o una interacción durante su vida en respuesta a eventos, junto con sus reacciones estos eventos.</w:t>
      </w:r>
    </w:p>
    <w:p w:rsidR="007F11A1" w:rsidRPr="002426AD" w:rsidRDefault="007F11A1" w:rsidP="002426AD">
      <w:pPr>
        <w:pStyle w:val="EstiloSW1"/>
      </w:pPr>
      <w:r w:rsidRPr="00382763">
        <w:rPr>
          <w:b/>
          <w:noProof/>
          <w:lang w:eastAsia="es-BO"/>
        </w:rPr>
        <mc:AlternateContent>
          <mc:Choice Requires="wps">
            <w:drawing>
              <wp:anchor distT="0" distB="0" distL="114300" distR="114300" simplePos="0" relativeHeight="251676672" behindDoc="0" locked="0" layoutInCell="1" allowOverlap="1">
                <wp:simplePos x="0" y="0"/>
                <wp:positionH relativeFrom="column">
                  <wp:posOffset>1828800</wp:posOffset>
                </wp:positionH>
                <wp:positionV relativeFrom="paragraph">
                  <wp:posOffset>45720</wp:posOffset>
                </wp:positionV>
                <wp:extent cx="1066800" cy="282575"/>
                <wp:effectExtent l="13335" t="5080" r="5715" b="7620"/>
                <wp:wrapNone/>
                <wp:docPr id="23" name="Rectángulo redondeado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282575"/>
                        </a:xfrm>
                        <a:prstGeom prst="roundRect">
                          <a:avLst>
                            <a:gd name="adj" fmla="val 16667"/>
                          </a:avLst>
                        </a:prstGeom>
                        <a:solidFill>
                          <a:srgbClr val="FFFFFF"/>
                        </a:solidFill>
                        <a:ln w="9525">
                          <a:solidFill>
                            <a:srgbClr val="000000"/>
                          </a:solidFill>
                          <a:round/>
                          <a:headEnd/>
                          <a:tailEnd/>
                        </a:ln>
                      </wps:spPr>
                      <wps:txbx>
                        <w:txbxContent>
                          <w:p w:rsidR="005172E9" w:rsidRDefault="005172E9" w:rsidP="007F11A1">
                            <w:r>
                              <w:t xml:space="preserve">    Nombre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ángulo redondeado 23" o:spid="_x0000_s1027" style="position:absolute;left:0;text-align:left;margin-left:2in;margin-top:3.6pt;width:84pt;height:2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">
                <v:textbox>
                  <w:txbxContent>
                    <w:p w:rsidR="005172E9" w:rsidRDefault="005172E9" w:rsidP="007F11A1">
                      <w:r>
                        <w:t xml:space="preserve">    Nombre</w:t>
                      </w:r>
                    </w:p>
                  </w:txbxContent>
                </v:textbox>
              </v:roundrect>
            </w:pict>
          </mc:Fallback>
        </mc:AlternateContent>
      </w:r>
    </w:p>
    <w:p w:rsidR="007F11A1" w:rsidRPr="00382763" w:rsidRDefault="007F11A1" w:rsidP="007F11A1">
      <w:pPr>
        <w:rPr>
          <w:rFonts w:ascii="Arial" w:hAnsi="Arial" w:cs="Arial"/>
        </w:rPr>
      </w:pPr>
    </w:p>
    <w:p w:rsidR="007F11A1" w:rsidRPr="00382763" w:rsidRDefault="007F11A1" w:rsidP="002426AD">
      <w:pPr>
        <w:pStyle w:val="EstiloSW1"/>
        <w:ind w:left="1410" w:hanging="690"/>
      </w:pPr>
      <w:r w:rsidRPr="00382763">
        <w:rPr>
          <w:b/>
        </w:rPr>
        <w:t>3.-</w:t>
      </w:r>
      <w:r w:rsidRPr="00382763">
        <w:rPr>
          <w:b/>
        </w:rPr>
        <w:tab/>
        <w:t xml:space="preserve">Elementos de Agrupación.- </w:t>
      </w:r>
      <w:r w:rsidRPr="00382763">
        <w:t xml:space="preserve">Son las partes organizativas de los modelos UML. </w:t>
      </w:r>
      <w:r w:rsidRPr="00382763">
        <w:tab/>
        <w:t>Estos son las cajas en las que se pueden descomponer un modelo.</w:t>
      </w:r>
    </w:p>
    <w:p w:rsidR="007F11A1" w:rsidRPr="00382763" w:rsidRDefault="007F11A1" w:rsidP="002426AD">
      <w:pPr>
        <w:pStyle w:val="EstiloSW1"/>
      </w:pPr>
      <w:r w:rsidRPr="00382763">
        <w:tab/>
      </w:r>
      <w:r w:rsidRPr="00382763">
        <w:tab/>
      </w:r>
    </w:p>
    <w:p w:rsidR="007F11A1" w:rsidRPr="00382763" w:rsidRDefault="007F11A1" w:rsidP="002426AD">
      <w:pPr>
        <w:pStyle w:val="EstiloSW1"/>
        <w:ind w:left="1410"/>
      </w:pPr>
      <w:r w:rsidRPr="00382763">
        <w:tab/>
      </w:r>
      <w:r w:rsidRPr="00382763">
        <w:rPr>
          <w:b/>
        </w:rPr>
        <w:t xml:space="preserve">Paquetes.- </w:t>
      </w:r>
      <w:r w:rsidRPr="00382763">
        <w:t xml:space="preserve">Es un mecanismo de propósito general para organizar elementos en  </w:t>
      </w:r>
      <w:r w:rsidR="002426AD">
        <w:t>g</w:t>
      </w:r>
      <w:r w:rsidRPr="00382763">
        <w:t>rupo. Los elementos estructurales, los elementos de comportamiento e incluso otros elementos de agrupación pueden incluirse en un paquete.</w:t>
      </w:r>
    </w:p>
    <w:p w:rsidR="007F11A1" w:rsidRPr="00382763" w:rsidRDefault="007F11A1" w:rsidP="007F11A1">
      <w:pPr>
        <w:ind w:firstLine="708"/>
        <w:rPr>
          <w:rFonts w:ascii="Arial" w:hAnsi="Arial" w:cs="Arial"/>
        </w:rPr>
      </w:pPr>
    </w:p>
    <w:p w:rsidR="007F11A1" w:rsidRPr="00382763" w:rsidRDefault="007F11A1" w:rsidP="007F11A1">
      <w:pPr>
        <w:ind w:firstLine="708"/>
        <w:rPr>
          <w:rFonts w:ascii="Arial" w:hAnsi="Arial" w:cs="Arial"/>
        </w:rPr>
      </w:pPr>
      <w:r w:rsidRPr="00382763">
        <w:rPr>
          <w:rFonts w:ascii="Arial" w:hAnsi="Arial" w:cs="Arial"/>
          <w:noProof/>
          <w:lang w:eastAsia="es-BO"/>
        </w:rPr>
        <mc:AlternateContent>
          <mc:Choice Requires="wpg">
            <w:drawing>
              <wp:anchor distT="0" distB="0" distL="114300" distR="114300" simplePos="0" relativeHeight="251678720" behindDoc="0" locked="0" layoutInCell="1" allowOverlap="1">
                <wp:simplePos x="0" y="0"/>
                <wp:positionH relativeFrom="column">
                  <wp:posOffset>2057400</wp:posOffset>
                </wp:positionH>
                <wp:positionV relativeFrom="paragraph">
                  <wp:posOffset>144780</wp:posOffset>
                </wp:positionV>
                <wp:extent cx="1066800" cy="685800"/>
                <wp:effectExtent l="13335" t="12700" r="5715" b="6350"/>
                <wp:wrapNone/>
                <wp:docPr id="20" name="Grupo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6800" cy="685800"/>
                          <a:chOff x="4221" y="3577"/>
                          <a:chExt cx="1680" cy="1080"/>
                        </a:xfrm>
                      </wpg:grpSpPr>
                      <wps:wsp>
                        <wps:cNvPr id="21" name="Rectangle 20"/>
                        <wps:cNvSpPr>
                          <a:spLocks noChangeArrowheads="1"/>
                        </wps:cNvSpPr>
                        <wps:spPr bwMode="auto">
                          <a:xfrm>
                            <a:off x="4221" y="3757"/>
                            <a:ext cx="1680" cy="900"/>
                          </a:xfrm>
                          <a:prstGeom prst="rect">
                            <a:avLst/>
                          </a:prstGeom>
                          <a:solidFill>
                            <a:srgbClr val="FFFFFF"/>
                          </a:solidFill>
                          <a:ln w="9525">
                            <a:solidFill>
                              <a:srgbClr val="000000"/>
                            </a:solidFill>
                            <a:miter lim="800000"/>
                            <a:headEnd/>
                            <a:tailEnd/>
                          </a:ln>
                        </wps:spPr>
                        <wps:txbx>
                          <w:txbxContent>
                            <w:p w:rsidR="005172E9" w:rsidRDefault="005172E9" w:rsidP="007F11A1">
                              <w:r>
                                <w:t xml:space="preserve">     Nombre</w:t>
                              </w:r>
                            </w:p>
                          </w:txbxContent>
                        </wps:txbx>
                        <wps:bodyPr rot="0" vert="horz" wrap="square" lIns="91440" tIns="45720" rIns="91440" bIns="45720" anchor="t" anchorCtr="0" upright="1">
                          <a:noAutofit/>
                        </wps:bodyPr>
                      </wps:wsp>
                      <wps:wsp>
                        <wps:cNvPr id="22" name="Rectangle 21"/>
                        <wps:cNvSpPr>
                          <a:spLocks noChangeArrowheads="1"/>
                        </wps:cNvSpPr>
                        <wps:spPr bwMode="auto">
                          <a:xfrm>
                            <a:off x="4221" y="3577"/>
                            <a:ext cx="72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20" o:spid="_x0000_s1028" style="position:absolute;left:0;text-align:left;margin-left:162pt;margin-top:11.4pt;width:84pt;height:54pt;z-index:251678720" coordorigin="4221,3577" coordsize="168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">
                <v:rect id="Rectangle 20" o:spid="_x0000_s1029" style="position:absolute;left:4221;top:3757;width:16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rsidR="005172E9" w:rsidRDefault="005172E9" w:rsidP="007F11A1">
                        <w:r>
                          <w:t xml:space="preserve">     Nombre</w:t>
                        </w:r>
                      </w:p>
                    </w:txbxContent>
                  </v:textbox>
                </v:rect>
                <v:rect id="Rectangle 21" o:spid="_x0000_s1030" style="position:absolute;left:4221;top:3577;width:72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group>
            </w:pict>
          </mc:Fallback>
        </mc:AlternateContent>
      </w:r>
    </w:p>
    <w:p w:rsidR="007F11A1" w:rsidRPr="00382763" w:rsidRDefault="007F11A1" w:rsidP="007F11A1">
      <w:pPr>
        <w:ind w:firstLine="708"/>
        <w:rPr>
          <w:rFonts w:ascii="Arial" w:hAnsi="Arial" w:cs="Arial"/>
        </w:rPr>
      </w:pPr>
    </w:p>
    <w:p w:rsidR="007F11A1" w:rsidRPr="00382763" w:rsidRDefault="007F11A1" w:rsidP="007F11A1">
      <w:pPr>
        <w:ind w:firstLine="708"/>
        <w:rPr>
          <w:rFonts w:ascii="Arial" w:hAnsi="Arial" w:cs="Arial"/>
        </w:rPr>
      </w:pPr>
    </w:p>
    <w:p w:rsidR="007F11A1" w:rsidRPr="00382763" w:rsidRDefault="007F11A1" w:rsidP="007F11A1">
      <w:pPr>
        <w:rPr>
          <w:rFonts w:ascii="Arial" w:hAnsi="Arial" w:cs="Arial"/>
        </w:rPr>
      </w:pPr>
      <w:r w:rsidRPr="00382763">
        <w:rPr>
          <w:rFonts w:ascii="Arial" w:hAnsi="Arial" w:cs="Arial"/>
        </w:rPr>
        <w:tab/>
      </w:r>
      <w:r w:rsidRPr="00382763">
        <w:rPr>
          <w:rFonts w:ascii="Arial" w:hAnsi="Arial" w:cs="Arial"/>
        </w:rPr>
        <w:tab/>
      </w:r>
      <w:r w:rsidRPr="00382763">
        <w:rPr>
          <w:rFonts w:ascii="Arial" w:hAnsi="Arial" w:cs="Arial"/>
        </w:rPr>
        <w:tab/>
      </w:r>
      <w:r w:rsidRPr="00382763">
        <w:rPr>
          <w:rFonts w:ascii="Arial" w:hAnsi="Arial" w:cs="Arial"/>
        </w:rPr>
        <w:tab/>
      </w:r>
      <w:r w:rsidRPr="00382763">
        <w:rPr>
          <w:rFonts w:ascii="Arial" w:hAnsi="Arial" w:cs="Arial"/>
        </w:rPr>
        <w:tab/>
      </w:r>
    </w:p>
    <w:p w:rsidR="007F11A1" w:rsidRPr="00382763" w:rsidRDefault="007F11A1" w:rsidP="007F11A1">
      <w:pPr>
        <w:rPr>
          <w:rFonts w:ascii="Arial" w:hAnsi="Arial" w:cs="Arial"/>
        </w:rPr>
      </w:pPr>
    </w:p>
    <w:p w:rsidR="007F11A1" w:rsidRPr="00382763" w:rsidRDefault="007F11A1" w:rsidP="007F11A1">
      <w:pPr>
        <w:rPr>
          <w:rFonts w:ascii="Arial" w:hAnsi="Arial" w:cs="Arial"/>
        </w:rPr>
      </w:pPr>
    </w:p>
    <w:p w:rsidR="007F11A1" w:rsidRPr="00382763" w:rsidRDefault="007F11A1" w:rsidP="002426AD">
      <w:pPr>
        <w:pStyle w:val="EstiloSW1"/>
      </w:pPr>
      <w:r w:rsidRPr="00382763">
        <w:rPr>
          <w:b/>
        </w:rPr>
        <w:t>4.-</w:t>
      </w:r>
      <w:r w:rsidRPr="00382763">
        <w:rPr>
          <w:b/>
        </w:rPr>
        <w:tab/>
        <w:t xml:space="preserve">Elementos de Anotación.- </w:t>
      </w:r>
      <w:r w:rsidRPr="00382763">
        <w:t>Son las partes explicativas de los modelos UML.</w:t>
      </w:r>
    </w:p>
    <w:p w:rsidR="007F11A1" w:rsidRPr="00382763" w:rsidRDefault="007F11A1" w:rsidP="002426AD">
      <w:pPr>
        <w:pStyle w:val="EstiloSW1"/>
        <w:ind w:left="1410"/>
      </w:pPr>
      <w:r w:rsidRPr="00382763">
        <w:t>Son comentarios que se pueden aplicar para describir, clasificar, y hacer Observaciones se sobre cualquier elemento de un modelo.</w:t>
      </w:r>
    </w:p>
    <w:p w:rsidR="007F11A1" w:rsidRPr="00382763" w:rsidRDefault="007F11A1" w:rsidP="007F11A1">
      <w:pPr>
        <w:rPr>
          <w:rFonts w:ascii="Arial" w:hAnsi="Arial" w:cs="Arial"/>
          <w:b/>
        </w:rPr>
      </w:pPr>
      <w:r w:rsidRPr="00382763">
        <w:rPr>
          <w:rFonts w:ascii="Arial" w:hAnsi="Arial" w:cs="Arial"/>
          <w:b/>
          <w:noProof/>
          <w:lang w:eastAsia="es-BO"/>
        </w:rPr>
        <mc:AlternateContent>
          <mc:Choice Requires="wps">
            <w:drawing>
              <wp:anchor distT="0" distB="0" distL="114300" distR="114300" simplePos="0" relativeHeight="251677696" behindDoc="0" locked="0" layoutInCell="1" allowOverlap="1">
                <wp:simplePos x="0" y="0"/>
                <wp:positionH relativeFrom="column">
                  <wp:posOffset>1447800</wp:posOffset>
                </wp:positionH>
                <wp:positionV relativeFrom="paragraph">
                  <wp:posOffset>15240</wp:posOffset>
                </wp:positionV>
                <wp:extent cx="1371600" cy="685800"/>
                <wp:effectExtent l="13335" t="10160" r="5715" b="8890"/>
                <wp:wrapNone/>
                <wp:docPr id="19" name="Esquina doblada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685800"/>
                        </a:xfrm>
                        <a:prstGeom prst="foldedCorner">
                          <a:avLst>
                            <a:gd name="adj" fmla="val 12500"/>
                          </a:avLst>
                        </a:prstGeom>
                        <a:solidFill>
                          <a:srgbClr val="FFFFFF"/>
                        </a:solidFill>
                        <a:ln w="9525">
                          <a:solidFill>
                            <a:srgbClr val="000000"/>
                          </a:solidFill>
                          <a:round/>
                          <a:headEnd/>
                          <a:tailEnd/>
                        </a:ln>
                      </wps:spPr>
                      <wps:txbx>
                        <w:txbxContent>
                          <w:p w:rsidR="005172E9" w:rsidRDefault="005172E9" w:rsidP="007F11A1">
                            <w:r>
                              <w:t xml:space="preserve">Descripción de </w:t>
                            </w:r>
                          </w:p>
                          <w:p w:rsidR="005172E9" w:rsidRDefault="005172E9" w:rsidP="007F11A1">
                            <w:r>
                              <w:t>Lo que se quiere comunicar.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Esquina doblada 19" o:spid="_x0000_s1031" type="#_x0000_t65" style="position:absolute;margin-left:114pt;margin-top:1.2pt;width:108pt;height: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">
                <v:textbox>
                  <w:txbxContent>
                    <w:p w:rsidR="005172E9" w:rsidRDefault="005172E9" w:rsidP="007F11A1">
                      <w:r>
                        <w:t xml:space="preserve">Descripción de </w:t>
                      </w:r>
                    </w:p>
                    <w:p w:rsidR="005172E9" w:rsidRDefault="005172E9" w:rsidP="007F11A1">
                      <w:r>
                        <w:t>Lo que se quiere comunicar.</w:t>
                      </w:r>
                    </w:p>
                  </w:txbxContent>
                </v:textbox>
              </v:shape>
            </w:pict>
          </mc:Fallback>
        </mc:AlternateContent>
      </w:r>
      <w:r w:rsidRPr="00382763">
        <w:rPr>
          <w:rFonts w:ascii="Arial" w:hAnsi="Arial" w:cs="Arial"/>
          <w:b/>
        </w:rPr>
        <w:tab/>
      </w:r>
    </w:p>
    <w:p w:rsidR="007F11A1" w:rsidRPr="00382763" w:rsidRDefault="007F11A1" w:rsidP="007F11A1">
      <w:pPr>
        <w:ind w:left="2124"/>
        <w:rPr>
          <w:rFonts w:ascii="Arial" w:hAnsi="Arial" w:cs="Arial"/>
        </w:rPr>
      </w:pPr>
    </w:p>
    <w:p w:rsidR="007F11A1" w:rsidRPr="002426AD" w:rsidRDefault="007F11A1" w:rsidP="002426AD">
      <w:pPr>
        <w:pStyle w:val="Ttulo3"/>
        <w:rPr>
          <w:rFonts w:ascii="Times New Roman" w:hAnsi="Times New Roman" w:cs="Times New Roman"/>
          <w:b/>
          <w:color w:val="auto"/>
        </w:rPr>
      </w:pPr>
      <w:r w:rsidRPr="002426AD">
        <w:rPr>
          <w:rFonts w:ascii="Times New Roman" w:hAnsi="Times New Roman" w:cs="Times New Roman"/>
          <w:b/>
          <w:color w:val="auto"/>
        </w:rPr>
        <w:t>RELACIONES EN UML</w:t>
      </w:r>
    </w:p>
    <w:p w:rsidR="007F11A1" w:rsidRPr="00382763" w:rsidRDefault="007F11A1" w:rsidP="002426AD">
      <w:pPr>
        <w:pStyle w:val="EstiloSW1"/>
      </w:pPr>
      <w:r w:rsidRPr="00382763">
        <w:t>Hay cuatro tipos de relaciones en UML</w:t>
      </w:r>
    </w:p>
    <w:p w:rsidR="007F11A1" w:rsidRPr="00382763" w:rsidRDefault="007F11A1" w:rsidP="001B749E">
      <w:pPr>
        <w:pStyle w:val="EstiloSW1"/>
        <w:ind w:left="1416"/>
      </w:pPr>
      <w:r w:rsidRPr="00382763">
        <w:t>1. Dependencia</w:t>
      </w:r>
    </w:p>
    <w:p w:rsidR="007F11A1" w:rsidRPr="00382763" w:rsidRDefault="007F11A1" w:rsidP="001B749E">
      <w:pPr>
        <w:pStyle w:val="EstiloSW1"/>
        <w:ind w:left="1416"/>
      </w:pPr>
      <w:r w:rsidRPr="00382763">
        <w:t>2. Asociación</w:t>
      </w:r>
    </w:p>
    <w:p w:rsidR="007F11A1" w:rsidRPr="00382763" w:rsidRDefault="007F11A1" w:rsidP="001B749E">
      <w:pPr>
        <w:pStyle w:val="EstiloSW1"/>
        <w:ind w:left="1416"/>
      </w:pPr>
      <w:r w:rsidRPr="00382763">
        <w:t>3. Generalización</w:t>
      </w:r>
    </w:p>
    <w:p w:rsidR="007F11A1" w:rsidRPr="00382763" w:rsidRDefault="007F11A1" w:rsidP="001B749E">
      <w:pPr>
        <w:pStyle w:val="EstiloSW1"/>
        <w:ind w:left="1416"/>
      </w:pPr>
      <w:r w:rsidRPr="00382763">
        <w:t>4. Realización</w:t>
      </w:r>
    </w:p>
    <w:p w:rsidR="007F11A1" w:rsidRPr="00382763" w:rsidRDefault="007F11A1" w:rsidP="001B749E">
      <w:pPr>
        <w:pStyle w:val="EstiloSW1"/>
      </w:pPr>
      <w:r w:rsidRPr="00382763">
        <w:rPr>
          <w:b/>
        </w:rPr>
        <w:t xml:space="preserve">1. Dependencia.- </w:t>
      </w:r>
      <w:r w:rsidRPr="00382763">
        <w:t>Es una relación semántica entre dos elementos, en la cual un cambio en un elemento (elemento independiente), puede afectar a la semántica del otro elemento (elemento dependiente).</w:t>
      </w:r>
    </w:p>
    <w:p w:rsidR="007F11A1" w:rsidRPr="00382763" w:rsidRDefault="007F11A1" w:rsidP="001B749E">
      <w:pPr>
        <w:pStyle w:val="EstiloSW1"/>
      </w:pPr>
      <w:r w:rsidRPr="00382763">
        <w:t>Es una relación de uso. Se coloca cuando se desea expresar</w:t>
      </w:r>
      <w:r w:rsidR="001B749E">
        <w:t xml:space="preserve"> que un elemento utiliza a otro</w:t>
      </w:r>
    </w:p>
    <w:p w:rsidR="007F11A1" w:rsidRPr="00382763" w:rsidRDefault="007F11A1" w:rsidP="001B749E">
      <w:pPr>
        <w:pStyle w:val="EstiloSW1"/>
      </w:pPr>
      <w:r w:rsidRPr="00382763">
        <w:rPr>
          <w:noProof/>
          <w:lang w:eastAsia="es-BO"/>
        </w:rPr>
        <mc:AlternateContent>
          <mc:Choice Requires="wps">
            <w:drawing>
              <wp:anchor distT="0" distB="0" distL="114300" distR="114300" simplePos="0" relativeHeight="251679744" behindDoc="0" locked="0" layoutInCell="1" allowOverlap="1">
                <wp:simplePos x="0" y="0"/>
                <wp:positionH relativeFrom="column">
                  <wp:posOffset>1295400</wp:posOffset>
                </wp:positionH>
                <wp:positionV relativeFrom="paragraph">
                  <wp:posOffset>160655</wp:posOffset>
                </wp:positionV>
                <wp:extent cx="1524000" cy="0"/>
                <wp:effectExtent l="13335" t="54610" r="15240" b="59690"/>
                <wp:wrapNone/>
                <wp:docPr id="18" name="Conector recto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20D83" id="Conector recto 18"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2.65pt" to="222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">
                <v:stroke dashstyle="dash" endarrow="block"/>
              </v:line>
            </w:pict>
          </mc:Fallback>
        </mc:AlternateContent>
      </w:r>
      <w:r w:rsidRPr="00382763">
        <w:tab/>
      </w:r>
    </w:p>
    <w:p w:rsidR="007F11A1" w:rsidRPr="00382763" w:rsidRDefault="007F11A1" w:rsidP="001B749E">
      <w:pPr>
        <w:pStyle w:val="EstiloSW1"/>
      </w:pPr>
      <w:r w:rsidRPr="00382763">
        <w:rPr>
          <w:b/>
        </w:rPr>
        <w:t xml:space="preserve">2. Asociación.- </w:t>
      </w:r>
      <w:r w:rsidRPr="00382763">
        <w:t>Es una relación estructural que describe un conjunto de enlaces, los cuales son conexiones entre objetos. Especifica que los objetos de un elemento se conectan a los objetos de otro.</w:t>
      </w:r>
    </w:p>
    <w:p w:rsidR="007F11A1" w:rsidRPr="00382763" w:rsidRDefault="007F11A1" w:rsidP="007F11A1">
      <w:pPr>
        <w:rPr>
          <w:rFonts w:ascii="Arial" w:hAnsi="Arial" w:cs="Arial"/>
        </w:rPr>
      </w:pPr>
    </w:p>
    <w:p w:rsidR="007F11A1" w:rsidRPr="00382763" w:rsidRDefault="001B749E" w:rsidP="007F11A1">
      <w:pPr>
        <w:rPr>
          <w:rFonts w:ascii="Arial" w:hAnsi="Arial" w:cs="Arial"/>
        </w:rPr>
      </w:pPr>
      <w:r w:rsidRPr="00382763">
        <w:rPr>
          <w:rFonts w:ascii="Arial" w:hAnsi="Arial" w:cs="Arial"/>
          <w:noProof/>
          <w:lang w:eastAsia="es-BO"/>
        </w:rPr>
        <mc:AlternateContent>
          <mc:Choice Requires="wps">
            <w:drawing>
              <wp:anchor distT="0" distB="0" distL="114300" distR="114300" simplePos="0" relativeHeight="251680768" behindDoc="0" locked="0" layoutInCell="1" allowOverlap="1" wp14:anchorId="3D4AF8B7" wp14:editId="00345FF9">
                <wp:simplePos x="0" y="0"/>
                <wp:positionH relativeFrom="column">
                  <wp:posOffset>1057275</wp:posOffset>
                </wp:positionH>
                <wp:positionV relativeFrom="paragraph">
                  <wp:posOffset>10160</wp:posOffset>
                </wp:positionV>
                <wp:extent cx="1676400" cy="0"/>
                <wp:effectExtent l="13335" t="5715" r="5715" b="13335"/>
                <wp:wrapNone/>
                <wp:docPr id="17" name="Conector recto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4616F" id="Conector recto 1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25pt,.8pt" to="215.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1GQIAADQ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"/>
            </w:pict>
          </mc:Fallback>
        </mc:AlternateContent>
      </w:r>
      <w:r>
        <w:rPr>
          <w:rFonts w:ascii="Arial" w:hAnsi="Arial" w:cs="Arial"/>
        </w:rPr>
        <w:tab/>
        <w:t xml:space="preserve">                </w:t>
      </w:r>
      <w:r w:rsidR="007F11A1" w:rsidRPr="00382763">
        <w:rPr>
          <w:rFonts w:ascii="Arial" w:hAnsi="Arial" w:cs="Arial"/>
        </w:rPr>
        <w:t>+patrón               +empleado</w:t>
      </w:r>
      <w:r w:rsidR="007F11A1" w:rsidRPr="00382763">
        <w:rPr>
          <w:rFonts w:ascii="Arial" w:hAnsi="Arial" w:cs="Arial"/>
        </w:rPr>
        <w:tab/>
      </w:r>
    </w:p>
    <w:p w:rsidR="007F11A1" w:rsidRPr="00382763" w:rsidRDefault="007F11A1" w:rsidP="007F11A1">
      <w:pPr>
        <w:rPr>
          <w:rFonts w:ascii="Arial" w:hAnsi="Arial" w:cs="Arial"/>
          <w:b/>
        </w:rPr>
      </w:pPr>
    </w:p>
    <w:p w:rsidR="007F11A1" w:rsidRPr="00382763" w:rsidRDefault="007F11A1" w:rsidP="001B749E">
      <w:pPr>
        <w:pStyle w:val="EstiloSW1"/>
      </w:pPr>
      <w:r w:rsidRPr="00382763">
        <w:rPr>
          <w:b/>
        </w:rPr>
        <w:t>3. Generalización.-</w:t>
      </w:r>
      <w:r w:rsidRPr="00382763">
        <w:t xml:space="preserve"> Es una relación de especialización / generalización en la cual los objetos del elemento especializado pueden sustituir a los objetos del elemento general.</w:t>
      </w:r>
      <w:r w:rsidR="001B749E">
        <w:t xml:space="preserve"> </w:t>
      </w:r>
      <w:r w:rsidRPr="00382763">
        <w:t>Es decir el hijo com</w:t>
      </w:r>
      <w:r w:rsidR="001B749E">
        <w:t xml:space="preserve">parte la estructura del padre. </w:t>
      </w:r>
    </w:p>
    <w:p w:rsidR="007F11A1" w:rsidRPr="00382763" w:rsidRDefault="007F11A1" w:rsidP="001B749E">
      <w:pPr>
        <w:pStyle w:val="EstiloSW1"/>
      </w:pPr>
      <w:r w:rsidRPr="00382763">
        <w:t>Gráficamente se la representa como una línea con una flecha vacía apuntando al padre.</w:t>
      </w:r>
    </w:p>
    <w:p w:rsidR="007F11A1" w:rsidRPr="00382763" w:rsidRDefault="007F11A1" w:rsidP="007F11A1">
      <w:pPr>
        <w:rPr>
          <w:rFonts w:ascii="Arial" w:hAnsi="Arial" w:cs="Arial"/>
        </w:rPr>
      </w:pPr>
      <w:r w:rsidRPr="00382763">
        <w:rPr>
          <w:rFonts w:ascii="Arial" w:hAnsi="Arial" w:cs="Arial"/>
          <w:noProof/>
          <w:lang w:eastAsia="es-BO"/>
        </w:rPr>
        <w:lastRenderedPageBreak/>
        <mc:AlternateContent>
          <mc:Choice Requires="wpg">
            <w:drawing>
              <wp:anchor distT="0" distB="0" distL="114300" distR="114300" simplePos="0" relativeHeight="251681792" behindDoc="0" locked="0" layoutInCell="1" allowOverlap="1">
                <wp:simplePos x="0" y="0"/>
                <wp:positionH relativeFrom="column">
                  <wp:posOffset>1676400</wp:posOffset>
                </wp:positionH>
                <wp:positionV relativeFrom="paragraph">
                  <wp:posOffset>107315</wp:posOffset>
                </wp:positionV>
                <wp:extent cx="1752600" cy="113665"/>
                <wp:effectExtent l="22860" t="20955" r="5715" b="17780"/>
                <wp:wrapNone/>
                <wp:docPr id="14"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2600" cy="113665"/>
                          <a:chOff x="3141" y="2032"/>
                          <a:chExt cx="4200" cy="540"/>
                        </a:xfrm>
                      </wpg:grpSpPr>
                      <wps:wsp>
                        <wps:cNvPr id="15" name="AutoShape 25"/>
                        <wps:cNvSpPr>
                          <a:spLocks noChangeArrowheads="1"/>
                        </wps:cNvSpPr>
                        <wps:spPr bwMode="auto">
                          <a:xfrm rot="16200000">
                            <a:off x="3051" y="2122"/>
                            <a:ext cx="540" cy="360"/>
                          </a:xfrm>
                          <a:prstGeom prst="flowChartExtra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 name="Line 26"/>
                        <wps:cNvCnPr>
                          <a:cxnSpLocks noChangeShapeType="1"/>
                        </wps:cNvCnPr>
                        <wps:spPr bwMode="auto">
                          <a:xfrm>
                            <a:off x="3501" y="2317"/>
                            <a:ext cx="3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0DEC02" id="Grupo 14" o:spid="_x0000_s1026" style="position:absolute;margin-left:132pt;margin-top:8.45pt;width:138pt;height:8.95pt;z-index:251681792" coordorigin="3141,2032" coordsize="420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">
                <v:shapetype id="_x0000_t127" coordsize="21600,21600" o:spt="127" path="m10800,l21600,21600,,21600xe">
                  <v:stroke joinstyle="miter"/>
                  <v:path gradientshapeok="t" o:connecttype="custom" o:connectlocs="10800,0;5400,10800;10800,21600;16200,10800" textboxrect="5400,10800,16200,21600"/>
                </v:shapetype>
                <v:shape id="AutoShape 25" o:spid="_x0000_s1027" type="#_x0000_t127" style="position:absolute;left:3051;top:2122;width:540;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NKo8IA&#10;AADbAAAADwAAAGRycy9kb3ducmV2LnhtbERPTWvCQBC9F/wPywje6saiJURXEaFQWnqorehxyI5J&#10;NDsbsmOM/vpuodDbPN7nLFa9q1VHbag8G5iME1DEubcVFwa+v14eU1BBkC3WnsnAjQKsloOHBWbW&#10;X/mTuq0UKoZwyNBAKdJkWoe8JIdh7BviyB1961AibAttW7zGcFfrpyR51g4rjg0lNrQpKT9vL85A&#10;c39Pk8tp/ya76Y3x1MleDh/GjIb9eg5KqJd/8Z/71cb5M/j9JR6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E0qjwgAAANsAAAAPAAAAAAAAAAAAAAAAAJgCAABkcnMvZG93&#10;bnJldi54bWxQSwUGAAAAAAQABAD1AAAAhwMAAAAA&#10;"/>
                <v:line id="Line 26" o:spid="_x0000_s1028" style="position:absolute;visibility:visible;mso-wrap-style:square" from="3501,2317" to="7341,2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group>
            </w:pict>
          </mc:Fallback>
        </mc:AlternateContent>
      </w:r>
    </w:p>
    <w:p w:rsidR="007F11A1" w:rsidRPr="00382763" w:rsidRDefault="007F11A1" w:rsidP="001B749E">
      <w:pPr>
        <w:pStyle w:val="EstiloSW1"/>
      </w:pPr>
      <w:r w:rsidRPr="00382763">
        <w:rPr>
          <w:b/>
        </w:rPr>
        <w:t xml:space="preserve">4.- Realización.- </w:t>
      </w:r>
      <w:r w:rsidRPr="00382763">
        <w:t xml:space="preserve">Relación semántica entre clasificadores, este es el que especifica un contrato que otro clasificador garantiza que cumplirá. Se utiliza en </w:t>
      </w:r>
      <w:proofErr w:type="spellStart"/>
      <w:r w:rsidRPr="00382763">
        <w:t>ele</w:t>
      </w:r>
      <w:proofErr w:type="spellEnd"/>
      <w:r w:rsidRPr="00382763">
        <w:t xml:space="preserve"> contexto de interfaces y </w:t>
      </w:r>
      <w:r w:rsidR="001B749E" w:rsidRPr="00382763">
        <w:t>colaboraciones,</w:t>
      </w:r>
      <w:r w:rsidRPr="00382763">
        <w:t xml:space="preserve"> también entre un caso de uso y su colaboración. </w:t>
      </w:r>
    </w:p>
    <w:p w:rsidR="007F11A1" w:rsidRPr="00382763" w:rsidRDefault="007F11A1" w:rsidP="001B749E">
      <w:pPr>
        <w:pStyle w:val="EstiloSW1"/>
        <w:rPr>
          <w:rFonts w:ascii="Arial" w:hAnsi="Arial" w:cs="Arial"/>
        </w:rPr>
      </w:pPr>
      <w:r w:rsidRPr="00382763">
        <w:t xml:space="preserve">Gráficamente se la </w:t>
      </w:r>
      <w:r w:rsidR="001B749E" w:rsidRPr="00382763">
        <w:t>representa:</w:t>
      </w:r>
    </w:p>
    <w:p w:rsidR="007F11A1" w:rsidRPr="00382763" w:rsidRDefault="007F11A1" w:rsidP="007F11A1">
      <w:pPr>
        <w:rPr>
          <w:rFonts w:ascii="Arial" w:hAnsi="Arial" w:cs="Arial"/>
        </w:rPr>
      </w:pPr>
      <w:r w:rsidRPr="00382763">
        <w:rPr>
          <w:rFonts w:ascii="Arial" w:hAnsi="Arial" w:cs="Arial"/>
          <w:noProof/>
          <w:lang w:eastAsia="es-BO"/>
        </w:rPr>
        <mc:AlternateContent>
          <mc:Choice Requires="wpg">
            <w:drawing>
              <wp:anchor distT="0" distB="0" distL="114300" distR="114300" simplePos="0" relativeHeight="251682816" behindDoc="0" locked="0" layoutInCell="1" allowOverlap="1">
                <wp:simplePos x="0" y="0"/>
                <wp:positionH relativeFrom="column">
                  <wp:posOffset>1598930</wp:posOffset>
                </wp:positionH>
                <wp:positionV relativeFrom="paragraph">
                  <wp:posOffset>76200</wp:posOffset>
                </wp:positionV>
                <wp:extent cx="1752600" cy="113665"/>
                <wp:effectExtent l="12065" t="13970" r="26035" b="15240"/>
                <wp:wrapNone/>
                <wp:docPr id="11"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2600" cy="113665"/>
                          <a:chOff x="4219" y="4297"/>
                          <a:chExt cx="2760" cy="179"/>
                        </a:xfrm>
                      </wpg:grpSpPr>
                      <wps:wsp>
                        <wps:cNvPr id="12" name="AutoShape 28"/>
                        <wps:cNvSpPr>
                          <a:spLocks noChangeArrowheads="1"/>
                        </wps:cNvSpPr>
                        <wps:spPr bwMode="auto">
                          <a:xfrm rot="27000000">
                            <a:off x="6771" y="4268"/>
                            <a:ext cx="179" cy="237"/>
                          </a:xfrm>
                          <a:prstGeom prst="flowChartExtra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Line 29"/>
                        <wps:cNvCnPr>
                          <a:cxnSpLocks noChangeShapeType="1"/>
                        </wps:cNvCnPr>
                        <wps:spPr bwMode="auto">
                          <a:xfrm rot="10800000">
                            <a:off x="4219" y="4383"/>
                            <a:ext cx="2523"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85B4B0" id="Grupo 11" o:spid="_x0000_s1026" style="position:absolute;margin-left:125.9pt;margin-top:6pt;width:138pt;height:8.95pt;z-index:251682816" coordorigin="4219,4297" coordsize="276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">
                <v:shape id="AutoShape 28" o:spid="_x0000_s1027" type="#_x0000_t127" style="position:absolute;left:6771;top:4268;width:179;height:23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jd68IA&#10;AADbAAAADwAAAGRycy9kb3ducmV2LnhtbERP20rDQBB9F/yHZQTf7MZCxabdFhUCKig0Sp+H7OTS&#10;ZmfD7tikfr0rCL7N4VxnvZ1cr04UYufZwO0sA0VcedtxY+Dzo7i5BxUF2WLvmQycKcJ2c3mxxtz6&#10;kXd0KqVRKYRjjgZakSHXOlYtOYwzPxAnrvbBoSQYGm0Djinc9XqeZXfaYcepocWBnlqqjuWXMyCL&#10;Ksh7faib5eP+5fw6Fou378KY66vpYQVKaJJ/8Z/72ab5c/j9JR2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3rwgAAANsAAAAPAAAAAAAAAAAAAAAAAJgCAABkcnMvZG93&#10;bnJldi54bWxQSwUGAAAAAAQABAD1AAAAhwMAAAAA&#10;"/>
                <v:line id="Line 29" o:spid="_x0000_s1028" style="position:absolute;rotation:180;visibility:visible;mso-wrap-style:square" from="4219,4383" to="6742,4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icMAAADbAAAADwAAAGRycy9kb3ducmV2LnhtbERPTWvCQBC9C/0PyxR6040tiERXEaGk&#10;h2qILfU6zU6TaHY2ZNck9te7BaG3ebzPWa4HU4uOWldZVjCdRCCIc6srLhR8fryO5yCcR9ZYWyYF&#10;V3KwXj2Mlhhr23NG3cEXIoSwi1FB6X0TS+nykgy6iW2IA/djW4M+wLaQusU+hJtaPkfRTBqsODSU&#10;2NC2pPx8uBgFmNXHfP+VJd/vu3TzO6S75GS9Uk+Pw2YBwtPg/8V395sO81/g75dwgF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uZYnDAAAA2wAAAA8AAAAAAAAAAAAA&#10;AAAAoQIAAGRycy9kb3ducmV2LnhtbFBLBQYAAAAABAAEAPkAAACRAwAAAAA=&#10;">
                  <v:stroke dashstyle="dash"/>
                </v:line>
              </v:group>
            </w:pict>
          </mc:Fallback>
        </mc:AlternateContent>
      </w:r>
    </w:p>
    <w:p w:rsidR="007F11A1" w:rsidRPr="00382763" w:rsidRDefault="007F11A1" w:rsidP="007F11A1">
      <w:pPr>
        <w:rPr>
          <w:rFonts w:ascii="Arial" w:hAnsi="Arial" w:cs="Arial"/>
        </w:rPr>
      </w:pPr>
    </w:p>
    <w:p w:rsidR="007F11A1" w:rsidRPr="001B749E" w:rsidRDefault="001B749E" w:rsidP="001B749E">
      <w:pPr>
        <w:pStyle w:val="Ttulo3"/>
        <w:rPr>
          <w:rFonts w:ascii="Times New Roman" w:hAnsi="Times New Roman" w:cs="Times New Roman"/>
          <w:b/>
          <w:color w:val="auto"/>
        </w:rPr>
      </w:pPr>
      <w:r w:rsidRPr="001B749E">
        <w:rPr>
          <w:rFonts w:ascii="Times New Roman" w:hAnsi="Times New Roman" w:cs="Times New Roman"/>
          <w:b/>
          <w:color w:val="auto"/>
        </w:rPr>
        <w:t>DIAGRAMAS UML</w:t>
      </w:r>
    </w:p>
    <w:p w:rsidR="007F11A1" w:rsidRPr="001B749E" w:rsidRDefault="007F11A1" w:rsidP="001B749E">
      <w:pPr>
        <w:pStyle w:val="EstiloSW1"/>
      </w:pPr>
      <w:r w:rsidRPr="001B749E">
        <w:t xml:space="preserve">Un diagrama es la representación </w:t>
      </w:r>
      <w:r w:rsidR="00584C9B" w:rsidRPr="001B749E">
        <w:t>gráfica</w:t>
      </w:r>
      <w:r w:rsidRPr="001B749E">
        <w:t xml:space="preserve"> de un conjunto de elementos, visualizados la mayoría de las veces como un grafo conexo de </w:t>
      </w:r>
      <w:r w:rsidR="00584C9B" w:rsidRPr="001B749E">
        <w:t>nodos (</w:t>
      </w:r>
      <w:r w:rsidRPr="001B749E">
        <w:t>elementos) y arcos (relaciones).</w:t>
      </w:r>
    </w:p>
    <w:p w:rsidR="007F11A1" w:rsidRPr="001B749E" w:rsidRDefault="007F11A1" w:rsidP="001B749E">
      <w:pPr>
        <w:pStyle w:val="EstiloSW1"/>
      </w:pPr>
      <w:r w:rsidRPr="001B749E">
        <w:t>Un diagrama representa una vista resumida de los elementos que constituyen en un sistema.</w:t>
      </w:r>
    </w:p>
    <w:p w:rsidR="007F11A1" w:rsidRPr="001B749E" w:rsidRDefault="001B749E" w:rsidP="001B749E">
      <w:pPr>
        <w:pStyle w:val="EstiloSW1"/>
      </w:pPr>
      <w:r>
        <w:t>UML incluye nueve diagramas.</w:t>
      </w:r>
    </w:p>
    <w:p w:rsidR="007F11A1" w:rsidRPr="001B749E" w:rsidRDefault="007F11A1" w:rsidP="001B749E">
      <w:pPr>
        <w:pStyle w:val="Ttulo4"/>
        <w:rPr>
          <w:rFonts w:ascii="Times New Roman" w:hAnsi="Times New Roman" w:cs="Times New Roman"/>
          <w:b/>
          <w:i w:val="0"/>
          <w:color w:val="auto"/>
        </w:rPr>
      </w:pPr>
      <w:r w:rsidRPr="001B749E">
        <w:rPr>
          <w:rFonts w:ascii="Times New Roman" w:hAnsi="Times New Roman" w:cs="Times New Roman"/>
          <w:b/>
          <w:i w:val="0"/>
          <w:color w:val="auto"/>
        </w:rPr>
        <w:t>Diagramas Estructurales</w:t>
      </w:r>
    </w:p>
    <w:p w:rsidR="007F11A1" w:rsidRPr="00382763" w:rsidRDefault="007F11A1" w:rsidP="001B749E">
      <w:pPr>
        <w:pStyle w:val="EstiloSW1"/>
      </w:pPr>
      <w:r w:rsidRPr="00382763">
        <w:rPr>
          <w:b/>
        </w:rPr>
        <w:t xml:space="preserve">1.- Diagrama de clases.- </w:t>
      </w:r>
      <w:r w:rsidRPr="00382763">
        <w:t>Se utilizan para describir la vista de diseño estática de un sistema, muestra un conjunto de clases, interfaces y colaboraciones. El diagrama de clase es el diagrama principal para el análisis y diseño.</w:t>
      </w:r>
    </w:p>
    <w:p w:rsidR="007F11A1" w:rsidRPr="00382763" w:rsidRDefault="007F11A1" w:rsidP="001B749E">
      <w:pPr>
        <w:pStyle w:val="EstiloSW1"/>
      </w:pPr>
    </w:p>
    <w:p w:rsidR="007F11A1" w:rsidRPr="00382763" w:rsidRDefault="007F11A1" w:rsidP="001B749E">
      <w:pPr>
        <w:pStyle w:val="EstiloSW1"/>
      </w:pPr>
      <w:r w:rsidRPr="00382763">
        <w:rPr>
          <w:b/>
        </w:rPr>
        <w:t>2.</w:t>
      </w:r>
      <w:r w:rsidRPr="00382763">
        <w:t>-</w:t>
      </w:r>
      <w:r w:rsidRPr="00382763">
        <w:rPr>
          <w:b/>
        </w:rPr>
        <w:t xml:space="preserve">Diagrama de objetos.- </w:t>
      </w:r>
      <w:r w:rsidRPr="00382763">
        <w:t>Describen estructuras de datos, instantáneas de las instancias de los elementos encontrados en los diagramas de clases. (Objetos)</w:t>
      </w:r>
    </w:p>
    <w:p w:rsidR="007F11A1" w:rsidRPr="00382763" w:rsidRDefault="007F11A1" w:rsidP="001B749E">
      <w:pPr>
        <w:pStyle w:val="EstiloSW1"/>
      </w:pPr>
    </w:p>
    <w:p w:rsidR="007F11A1" w:rsidRPr="00382763" w:rsidRDefault="007F11A1" w:rsidP="001B749E">
      <w:pPr>
        <w:pStyle w:val="EstiloSW1"/>
      </w:pPr>
      <w:r w:rsidRPr="00382763">
        <w:rPr>
          <w:b/>
        </w:rPr>
        <w:t xml:space="preserve">3.-Diagramas de Componentes.- </w:t>
      </w:r>
      <w:r w:rsidRPr="00382763">
        <w:t>Muestra la organización de la dependencia entre un conjunto de componentes. Se utilizan para describir la vista de implementación estática de un sistema. (Componentes).</w:t>
      </w:r>
    </w:p>
    <w:p w:rsidR="007F11A1" w:rsidRDefault="007F11A1" w:rsidP="001B749E">
      <w:pPr>
        <w:pStyle w:val="EstiloSW1"/>
      </w:pPr>
      <w:r w:rsidRPr="00382763">
        <w:t>Un componente es un grupo de clases que trabajan estrechamente. Los componentes pueden corresponder códig</w:t>
      </w:r>
      <w:r w:rsidR="001B749E">
        <w:t>o fuente, binario o ejecutable.</w:t>
      </w:r>
    </w:p>
    <w:p w:rsidR="001B749E" w:rsidRPr="001B749E" w:rsidRDefault="001B749E" w:rsidP="001B749E">
      <w:pPr>
        <w:pStyle w:val="EstiloSW1"/>
      </w:pPr>
    </w:p>
    <w:p w:rsidR="007F11A1" w:rsidRPr="00382763" w:rsidRDefault="007F11A1" w:rsidP="001B749E">
      <w:pPr>
        <w:pStyle w:val="EstiloSW1"/>
      </w:pPr>
      <w:r w:rsidRPr="00382763">
        <w:rPr>
          <w:b/>
        </w:rPr>
        <w:t xml:space="preserve">4.-Diagrama de Despliegue </w:t>
      </w:r>
      <w:r w:rsidR="001B749E" w:rsidRPr="00382763">
        <w:rPr>
          <w:b/>
        </w:rPr>
        <w:t>(Distribuido</w:t>
      </w:r>
      <w:r w:rsidRPr="00382763">
        <w:rPr>
          <w:b/>
        </w:rPr>
        <w:t xml:space="preserve">).- </w:t>
      </w:r>
      <w:r w:rsidRPr="00382763">
        <w:t xml:space="preserve">Se utilizan para describir la vista de despliegue estática de una arquitectura. (Nodos).El diagrama de distribución modela la distribución en tiempo de ejecución de los elementos d procesamiento y </w:t>
      </w:r>
      <w:r w:rsidRPr="00382763">
        <w:lastRenderedPageBreak/>
        <w:t xml:space="preserve">componente software, junto a los procesos y objetos asociados. E n el diagrama de distribución se </w:t>
      </w:r>
      <w:r w:rsidR="001B749E" w:rsidRPr="00382763">
        <w:t>modela</w:t>
      </w:r>
      <w:r w:rsidRPr="00382763">
        <w:t xml:space="preserve"> los nodos y la comunicación entre ellos.</w:t>
      </w:r>
    </w:p>
    <w:p w:rsidR="007F11A1" w:rsidRPr="00382763" w:rsidRDefault="007F11A1" w:rsidP="007F11A1">
      <w:pPr>
        <w:ind w:left="708"/>
        <w:jc w:val="both"/>
        <w:rPr>
          <w:rFonts w:ascii="Arial" w:hAnsi="Arial" w:cs="Arial"/>
        </w:rPr>
      </w:pPr>
    </w:p>
    <w:p w:rsidR="007F11A1" w:rsidRPr="001B749E" w:rsidRDefault="007F11A1" w:rsidP="001B749E">
      <w:pPr>
        <w:pStyle w:val="Ttulo4"/>
        <w:rPr>
          <w:rFonts w:ascii="Times New Roman" w:hAnsi="Times New Roman" w:cs="Times New Roman"/>
          <w:b/>
          <w:i w:val="0"/>
          <w:color w:val="auto"/>
        </w:rPr>
      </w:pPr>
      <w:r w:rsidRPr="001B749E">
        <w:rPr>
          <w:rFonts w:ascii="Times New Roman" w:hAnsi="Times New Roman" w:cs="Times New Roman"/>
          <w:b/>
          <w:i w:val="0"/>
          <w:color w:val="auto"/>
        </w:rPr>
        <w:t xml:space="preserve">Diagramas de Comportamiento </w:t>
      </w:r>
    </w:p>
    <w:p w:rsidR="007F11A1" w:rsidRPr="001B749E" w:rsidRDefault="007F11A1" w:rsidP="001B749E">
      <w:pPr>
        <w:pStyle w:val="EstiloSW1"/>
      </w:pPr>
      <w:r w:rsidRPr="001B749E">
        <w:rPr>
          <w:b/>
        </w:rPr>
        <w:t>1. Diagramas de Casos de Uso.-</w:t>
      </w:r>
      <w:r w:rsidRPr="001B749E">
        <w:t xml:space="preserve"> Muestra un conjunto de casos de usos y actores y sus relaciones. Es una técnica para capturar información de cómo un sistema o negocio trabaja actualmente o de cómo se desea que trabaje, para el modelado de escenarios en los cuales el sistema debe operar.</w:t>
      </w:r>
    </w:p>
    <w:p w:rsidR="007F11A1" w:rsidRPr="001B749E" w:rsidRDefault="007F11A1" w:rsidP="001B749E">
      <w:pPr>
        <w:pStyle w:val="EstiloSW1"/>
      </w:pPr>
    </w:p>
    <w:p w:rsidR="007F11A1" w:rsidRPr="001B749E" w:rsidRDefault="007F11A1" w:rsidP="001B749E">
      <w:pPr>
        <w:pStyle w:val="EstiloSW1"/>
      </w:pPr>
      <w:r w:rsidRPr="001B749E">
        <w:rPr>
          <w:b/>
        </w:rPr>
        <w:t>2.- Diagrama de Secuencia.-</w:t>
      </w:r>
      <w:r w:rsidRPr="001B749E">
        <w:t xml:space="preserve"> Se centra en la organización temporal de los mensajes. Representa un conjunto de objeto y mensajes enviados y recibidos (Objetos</w:t>
      </w:r>
      <w:r w:rsidR="00584C9B">
        <w:t>, Instancias de Clases</w:t>
      </w:r>
      <w:r w:rsidRPr="001B749E">
        <w:t xml:space="preserve">, </w:t>
      </w:r>
      <w:r w:rsidR="00584C9B" w:rsidRPr="001B749E">
        <w:t>Colaboraciones,</w:t>
      </w:r>
      <w:r w:rsidRPr="001B749E">
        <w:t xml:space="preserve"> Componentes y Nodos)</w:t>
      </w:r>
    </w:p>
    <w:p w:rsidR="007F11A1" w:rsidRPr="001B749E" w:rsidRDefault="007F11A1" w:rsidP="001B749E">
      <w:pPr>
        <w:pStyle w:val="EstiloSW1"/>
      </w:pPr>
    </w:p>
    <w:p w:rsidR="007F11A1" w:rsidRPr="001B749E" w:rsidRDefault="007F11A1" w:rsidP="001B749E">
      <w:pPr>
        <w:pStyle w:val="EstiloSW1"/>
      </w:pPr>
      <w:r w:rsidRPr="001B749E">
        <w:rPr>
          <w:b/>
        </w:rPr>
        <w:t>3.- Diagrama de Colaboración.-</w:t>
      </w:r>
      <w:r w:rsidRPr="001B749E">
        <w:t xml:space="preserve"> Se centra en la organización estructural de los objetos que envían y reciben mensajes. Muestra un conjunto de objetos, enlaces entre estos y mensajes enviados y recibidos por estos. (Los diagramas de Colaboración y Secuencia son </w:t>
      </w:r>
      <w:r w:rsidR="00584C9B" w:rsidRPr="001B749E">
        <w:t>Isomorfos</w:t>
      </w:r>
      <w:r w:rsidRPr="001B749E">
        <w:t xml:space="preserve">, se pueden convertir de uno a otro sin </w:t>
      </w:r>
      <w:r w:rsidR="00584C9B" w:rsidRPr="001B749E">
        <w:t>pérdida</w:t>
      </w:r>
      <w:r w:rsidRPr="001B749E">
        <w:t xml:space="preserve"> de información).</w:t>
      </w:r>
    </w:p>
    <w:p w:rsidR="007F11A1" w:rsidRPr="001B749E" w:rsidRDefault="007F11A1" w:rsidP="001B749E">
      <w:pPr>
        <w:pStyle w:val="EstiloSW1"/>
      </w:pPr>
    </w:p>
    <w:p w:rsidR="007F11A1" w:rsidRPr="001B749E" w:rsidRDefault="007F11A1" w:rsidP="001B749E">
      <w:pPr>
        <w:pStyle w:val="EstiloSW1"/>
      </w:pPr>
      <w:r w:rsidRPr="001B749E">
        <w:rPr>
          <w:b/>
        </w:rPr>
        <w:t>4.- Diagramas de Estados.-</w:t>
      </w:r>
      <w:r w:rsidRPr="001B749E">
        <w:t xml:space="preserve"> Representa una </w:t>
      </w:r>
      <w:r w:rsidR="00584C9B" w:rsidRPr="001B749E">
        <w:t>máquina</w:t>
      </w:r>
      <w:r w:rsidRPr="001B749E">
        <w:t xml:space="preserve"> de estados, constituida por estados, transiciones, eventos y actividades. Se utilizan para describir la vista de un sistema. El diagrama de Estado modela el comportamiento de una parte del sistema a través del tiempo. Típicamente se elabora un diagrama de estado para cada clase que tenga un comportamiento significativo.</w:t>
      </w:r>
    </w:p>
    <w:p w:rsidR="007F11A1" w:rsidRPr="001B749E" w:rsidRDefault="007F11A1" w:rsidP="001B749E">
      <w:pPr>
        <w:pStyle w:val="EstiloSW1"/>
      </w:pPr>
      <w:r w:rsidRPr="001B749E">
        <w:t xml:space="preserve">El comportamiento es modelado en términos del estado en el cual se encuentra el objeto, que acciones se ejecutan en cada estado y </w:t>
      </w:r>
      <w:proofErr w:type="spellStart"/>
      <w:r w:rsidRPr="001B749E">
        <w:t>cual</w:t>
      </w:r>
      <w:proofErr w:type="spellEnd"/>
      <w:r w:rsidRPr="001B749E">
        <w:t xml:space="preserve"> es el estado al que transita después de un determinado evento.</w:t>
      </w:r>
    </w:p>
    <w:p w:rsidR="007F11A1" w:rsidRPr="001B749E" w:rsidRDefault="007F11A1" w:rsidP="001B749E">
      <w:pPr>
        <w:pStyle w:val="EstiloSW1"/>
      </w:pPr>
    </w:p>
    <w:p w:rsidR="007F11A1" w:rsidRPr="001B749E" w:rsidRDefault="007F11A1" w:rsidP="001B749E">
      <w:pPr>
        <w:pStyle w:val="EstiloSW1"/>
      </w:pPr>
      <w:r w:rsidRPr="001B749E">
        <w:rPr>
          <w:b/>
        </w:rPr>
        <w:t>5.- Diagrama de Actividades.-</w:t>
      </w:r>
      <w:r w:rsidRPr="001B749E">
        <w:t xml:space="preserve"> Muestra el flujo de actividades de un sistema, conjunto de actividades, el flujo secuencial o ramificado de las actividades, y los objetos que actúan y sobre lo que se actúa.</w:t>
      </w:r>
    </w:p>
    <w:p w:rsidR="007F11A1" w:rsidRPr="001B749E" w:rsidRDefault="007F11A1" w:rsidP="001B749E">
      <w:pPr>
        <w:pStyle w:val="EstiloSW1"/>
      </w:pPr>
      <w:r w:rsidRPr="001B749E">
        <w:lastRenderedPageBreak/>
        <w:t>Caso especi</w:t>
      </w:r>
      <w:r w:rsidR="00584C9B">
        <w:t>al de Diagrama de Estados donde</w:t>
      </w:r>
      <w:r w:rsidRPr="001B749E">
        <w:t xml:space="preserve">: todos (o la mayoría de) los estados son estados de acción, todas (La mayoría de)  las transiciones </w:t>
      </w:r>
      <w:r w:rsidR="00584C9B" w:rsidRPr="001B749E">
        <w:t>son “Disparadas</w:t>
      </w:r>
      <w:r w:rsidRPr="001B749E">
        <w:t xml:space="preserve">” como consecuencia de la finalización de la acción. El Diagrama puede estar asociado a: Una clase, la implementación de una operación o a un Caso de Uso.  </w:t>
      </w:r>
    </w:p>
    <w:p w:rsidR="007F1E0F" w:rsidRPr="0041783A" w:rsidRDefault="00171A66" w:rsidP="007F1E0F">
      <w:pPr>
        <w:pStyle w:val="Ttulo1"/>
        <w:rPr>
          <w:rFonts w:ascii="Times New Roman" w:hAnsi="Times New Roman" w:cs="Times New Roman"/>
          <w:b/>
          <w:color w:val="auto"/>
        </w:rPr>
      </w:pPr>
      <w:r w:rsidRPr="0041783A">
        <w:rPr>
          <w:rFonts w:ascii="Times New Roman" w:hAnsi="Times New Roman" w:cs="Times New Roman"/>
          <w:b/>
          <w:color w:val="auto"/>
        </w:rPr>
        <w:t>CAPITULO 3: REQUISITOS</w:t>
      </w:r>
    </w:p>
    <w:p w:rsidR="007F1E0F" w:rsidRPr="0041783A" w:rsidRDefault="007F1E0F" w:rsidP="00133D47">
      <w:pPr>
        <w:pStyle w:val="Ttulo2"/>
        <w:numPr>
          <w:ilvl w:val="0"/>
          <w:numId w:val="2"/>
        </w:numPr>
        <w:ind w:hanging="720"/>
        <w:rPr>
          <w:rFonts w:ascii="Times New Roman" w:hAnsi="Times New Roman" w:cs="Times New Roman"/>
          <w:b/>
          <w:color w:val="auto"/>
        </w:rPr>
      </w:pPr>
      <w:r w:rsidRPr="0041783A">
        <w:rPr>
          <w:rFonts w:ascii="Times New Roman" w:hAnsi="Times New Roman" w:cs="Times New Roman"/>
          <w:b/>
          <w:color w:val="auto"/>
        </w:rPr>
        <w:t>MODELO DE DOMINIO</w:t>
      </w:r>
    </w:p>
    <w:p w:rsidR="007F1E0F" w:rsidRDefault="007F1E0F" w:rsidP="00133D47">
      <w:pPr>
        <w:pStyle w:val="Ttulo2"/>
        <w:numPr>
          <w:ilvl w:val="0"/>
          <w:numId w:val="2"/>
        </w:numPr>
        <w:ind w:hanging="720"/>
        <w:rPr>
          <w:rFonts w:ascii="Times New Roman" w:hAnsi="Times New Roman" w:cs="Times New Roman"/>
          <w:b/>
          <w:color w:val="auto"/>
        </w:rPr>
      </w:pPr>
      <w:r w:rsidRPr="0041783A">
        <w:rPr>
          <w:rFonts w:ascii="Times New Roman" w:hAnsi="Times New Roman" w:cs="Times New Roman"/>
          <w:b/>
          <w:color w:val="auto"/>
        </w:rPr>
        <w:t>IDENTIFICAR ACTORES Y CASOS DE USO</w:t>
      </w:r>
    </w:p>
    <w:p w:rsidR="007F1E0F" w:rsidRPr="0041783A" w:rsidRDefault="007F1E0F" w:rsidP="00133D47">
      <w:pPr>
        <w:pStyle w:val="Prrafodelista"/>
        <w:keepNext/>
        <w:keepLines/>
        <w:numPr>
          <w:ilvl w:val="0"/>
          <w:numId w:val="3"/>
        </w:numPr>
        <w:spacing w:before="40" w:after="0"/>
        <w:contextualSpacing w:val="0"/>
        <w:outlineLvl w:val="2"/>
        <w:rPr>
          <w:rFonts w:ascii="Times New Roman" w:eastAsiaTheme="majorEastAsia" w:hAnsi="Times New Roman" w:cs="Times New Roman"/>
          <w:vanish/>
          <w:color w:val="1F4D78" w:themeColor="accent1" w:themeShade="7F"/>
          <w:sz w:val="24"/>
          <w:szCs w:val="24"/>
        </w:rPr>
      </w:pPr>
    </w:p>
    <w:p w:rsidR="007F1E0F" w:rsidRPr="0041783A" w:rsidRDefault="007F1E0F" w:rsidP="00133D47">
      <w:pPr>
        <w:pStyle w:val="Prrafodelista"/>
        <w:keepNext/>
        <w:keepLines/>
        <w:numPr>
          <w:ilvl w:val="0"/>
          <w:numId w:val="3"/>
        </w:numPr>
        <w:spacing w:before="40" w:after="0"/>
        <w:contextualSpacing w:val="0"/>
        <w:outlineLvl w:val="2"/>
        <w:rPr>
          <w:rFonts w:ascii="Times New Roman" w:eastAsiaTheme="majorEastAsia" w:hAnsi="Times New Roman" w:cs="Times New Roman"/>
          <w:vanish/>
          <w:color w:val="1F4D78" w:themeColor="accent1" w:themeShade="7F"/>
          <w:sz w:val="24"/>
          <w:szCs w:val="24"/>
        </w:rPr>
      </w:pPr>
    </w:p>
    <w:p w:rsidR="007F1E0F" w:rsidRPr="0041783A" w:rsidRDefault="007F1E0F" w:rsidP="00133D47">
      <w:pPr>
        <w:pStyle w:val="Prrafodelista"/>
        <w:keepNext/>
        <w:keepLines/>
        <w:numPr>
          <w:ilvl w:val="0"/>
          <w:numId w:val="3"/>
        </w:numPr>
        <w:spacing w:before="40" w:after="0"/>
        <w:contextualSpacing w:val="0"/>
        <w:outlineLvl w:val="2"/>
        <w:rPr>
          <w:rFonts w:ascii="Times New Roman" w:eastAsiaTheme="majorEastAsia" w:hAnsi="Times New Roman" w:cs="Times New Roman"/>
          <w:vanish/>
          <w:color w:val="1F4D78" w:themeColor="accent1" w:themeShade="7F"/>
          <w:sz w:val="24"/>
          <w:szCs w:val="24"/>
        </w:rPr>
      </w:pPr>
    </w:p>
    <w:p w:rsidR="007F1E0F" w:rsidRPr="0041783A" w:rsidRDefault="007F1E0F" w:rsidP="00133D47">
      <w:pPr>
        <w:pStyle w:val="Prrafodelista"/>
        <w:keepNext/>
        <w:keepLines/>
        <w:numPr>
          <w:ilvl w:val="1"/>
          <w:numId w:val="3"/>
        </w:numPr>
        <w:spacing w:before="40" w:after="0"/>
        <w:contextualSpacing w:val="0"/>
        <w:outlineLvl w:val="2"/>
        <w:rPr>
          <w:rFonts w:ascii="Times New Roman" w:eastAsiaTheme="majorEastAsia" w:hAnsi="Times New Roman" w:cs="Times New Roman"/>
          <w:vanish/>
          <w:color w:val="1F4D78" w:themeColor="accent1" w:themeShade="7F"/>
          <w:sz w:val="24"/>
          <w:szCs w:val="24"/>
        </w:rPr>
      </w:pPr>
    </w:p>
    <w:p w:rsidR="007F1E0F" w:rsidRPr="0041783A" w:rsidRDefault="007F1E0F" w:rsidP="00133D47">
      <w:pPr>
        <w:pStyle w:val="Prrafodelista"/>
        <w:keepNext/>
        <w:keepLines/>
        <w:numPr>
          <w:ilvl w:val="1"/>
          <w:numId w:val="3"/>
        </w:numPr>
        <w:spacing w:before="40" w:after="0"/>
        <w:contextualSpacing w:val="0"/>
        <w:outlineLvl w:val="2"/>
        <w:rPr>
          <w:rFonts w:ascii="Times New Roman" w:eastAsiaTheme="majorEastAsia" w:hAnsi="Times New Roman" w:cs="Times New Roman"/>
          <w:vanish/>
          <w:color w:val="1F4D78" w:themeColor="accent1" w:themeShade="7F"/>
          <w:sz w:val="24"/>
          <w:szCs w:val="24"/>
        </w:rPr>
      </w:pPr>
    </w:p>
    <w:p w:rsidR="007F1E0F" w:rsidRDefault="007F1E0F" w:rsidP="00133D47">
      <w:pPr>
        <w:pStyle w:val="Ttulo3"/>
        <w:numPr>
          <w:ilvl w:val="2"/>
          <w:numId w:val="3"/>
        </w:numPr>
        <w:rPr>
          <w:rFonts w:ascii="Times New Roman" w:hAnsi="Times New Roman" w:cs="Times New Roman"/>
          <w:b/>
          <w:color w:val="auto"/>
        </w:rPr>
      </w:pPr>
      <w:r w:rsidRPr="0041783A">
        <w:rPr>
          <w:rFonts w:ascii="Times New Roman" w:hAnsi="Times New Roman" w:cs="Times New Roman"/>
          <w:b/>
          <w:color w:val="auto"/>
        </w:rPr>
        <w:t>IDENTIFICACION DE ACTORES</w:t>
      </w:r>
    </w:p>
    <w:p w:rsidR="000B6353" w:rsidRDefault="000B6353" w:rsidP="000B6353">
      <w:pPr>
        <w:jc w:val="center"/>
      </w:pPr>
      <w:r w:rsidRPr="000B6353">
        <w:rPr>
          <w:noProof/>
          <w:lang w:eastAsia="es-BO"/>
        </w:rPr>
        <w:drawing>
          <wp:inline distT="0" distB="0" distL="0" distR="0">
            <wp:extent cx="2428875" cy="3076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3076575"/>
                    </a:xfrm>
                    <a:prstGeom prst="rect">
                      <a:avLst/>
                    </a:prstGeom>
                    <a:noFill/>
                    <a:ln>
                      <a:noFill/>
                    </a:ln>
                  </pic:spPr>
                </pic:pic>
              </a:graphicData>
            </a:graphic>
          </wp:inline>
        </w:drawing>
      </w:r>
    </w:p>
    <w:p w:rsidR="000B6353" w:rsidRDefault="000B6353" w:rsidP="00116202">
      <w:pPr>
        <w:pStyle w:val="EstiloSW1"/>
      </w:pPr>
      <w:r w:rsidRPr="00116202">
        <w:rPr>
          <w:b/>
        </w:rPr>
        <w:t>Usuario</w:t>
      </w:r>
      <w:r w:rsidR="00116202">
        <w:rPr>
          <w:b/>
        </w:rPr>
        <w:t xml:space="preserve">: </w:t>
      </w:r>
      <w:r w:rsidR="00116202" w:rsidRPr="00116202">
        <w:t>Es</w:t>
      </w:r>
      <w:r w:rsidR="00116202">
        <w:rPr>
          <w:b/>
        </w:rPr>
        <w:t xml:space="preserve"> </w:t>
      </w:r>
      <w:r w:rsidR="00116202" w:rsidRPr="00116202">
        <w:t>el</w:t>
      </w:r>
      <w:r w:rsidR="00116202">
        <w:rPr>
          <w:b/>
        </w:rPr>
        <w:t xml:space="preserve"> </w:t>
      </w:r>
      <w:r w:rsidR="00116202">
        <w:t>usuario en el que se generalizan los demás usuarios específicos.</w:t>
      </w:r>
    </w:p>
    <w:p w:rsidR="00116202" w:rsidRPr="00116202" w:rsidRDefault="00116202" w:rsidP="00666F46">
      <w:pPr>
        <w:pStyle w:val="EstiloSW1"/>
        <w:numPr>
          <w:ilvl w:val="0"/>
          <w:numId w:val="12"/>
        </w:numPr>
        <w:rPr>
          <w:b/>
        </w:rPr>
      </w:pPr>
      <w:r w:rsidRPr="00116202">
        <w:rPr>
          <w:b/>
        </w:rPr>
        <w:t>Administrador:</w:t>
      </w:r>
      <w:r>
        <w:rPr>
          <w:b/>
        </w:rPr>
        <w:t xml:space="preserve"> </w:t>
      </w:r>
      <w:r w:rsidRPr="00116202">
        <w:t>Es</w:t>
      </w:r>
      <w:r>
        <w:rPr>
          <w:b/>
        </w:rPr>
        <w:t xml:space="preserve"> </w:t>
      </w:r>
      <w:r>
        <w:t>el encargado de realizar las configuraciones y además de crear las ordenes de trabajo, actividades productivas e improductivas, personal de trabajo y equipos.</w:t>
      </w:r>
    </w:p>
    <w:p w:rsidR="00116202" w:rsidRPr="00116202" w:rsidRDefault="00116202" w:rsidP="00666F46">
      <w:pPr>
        <w:pStyle w:val="EstiloSW1"/>
        <w:numPr>
          <w:ilvl w:val="0"/>
          <w:numId w:val="12"/>
        </w:numPr>
        <w:rPr>
          <w:b/>
        </w:rPr>
      </w:pPr>
      <w:r>
        <w:rPr>
          <w:b/>
        </w:rPr>
        <w:t xml:space="preserve">Almacenero: </w:t>
      </w:r>
      <w:r>
        <w:t>Es aquella persona encargada de introducir los partes de avance diario de cada equipo.</w:t>
      </w:r>
    </w:p>
    <w:p w:rsidR="00116202" w:rsidRDefault="007F1E0F" w:rsidP="00133D47">
      <w:pPr>
        <w:pStyle w:val="Ttulo3"/>
        <w:numPr>
          <w:ilvl w:val="2"/>
          <w:numId w:val="3"/>
        </w:numPr>
        <w:rPr>
          <w:rFonts w:ascii="Times New Roman" w:hAnsi="Times New Roman" w:cs="Times New Roman"/>
          <w:b/>
          <w:color w:val="auto"/>
        </w:rPr>
      </w:pPr>
      <w:r w:rsidRPr="0041783A">
        <w:rPr>
          <w:rFonts w:ascii="Times New Roman" w:hAnsi="Times New Roman" w:cs="Times New Roman"/>
          <w:b/>
          <w:color w:val="auto"/>
        </w:rPr>
        <w:t>IDENTIFICACION DE CASOS DE USO</w:t>
      </w:r>
    </w:p>
    <w:p w:rsidR="00116202" w:rsidRDefault="00116202" w:rsidP="00116202">
      <w:pPr>
        <w:pStyle w:val="EstiloSW1"/>
      </w:pPr>
      <w:r>
        <w:t xml:space="preserve">En </w:t>
      </w:r>
      <w:r w:rsidR="00B27522">
        <w:t>esta sección identificaremos los casos de uso del sistema de producción</w:t>
      </w:r>
    </w:p>
    <w:p w:rsidR="00B27522" w:rsidRDefault="00B27522" w:rsidP="00116202">
      <w:pPr>
        <w:pStyle w:val="EstiloSW1"/>
      </w:pPr>
      <w:r>
        <w:tab/>
        <w:t>CU01: Gestionar Personal.</w:t>
      </w:r>
    </w:p>
    <w:p w:rsidR="00B27522" w:rsidRDefault="00B27522" w:rsidP="00B27522">
      <w:pPr>
        <w:pStyle w:val="EstiloSW1"/>
        <w:ind w:firstLine="696"/>
      </w:pPr>
      <w:r>
        <w:t>CU02: Gestionar Equipo pesado.</w:t>
      </w:r>
    </w:p>
    <w:p w:rsidR="00B27522" w:rsidRDefault="00B27522" w:rsidP="00B27522">
      <w:pPr>
        <w:pStyle w:val="EstiloSW1"/>
        <w:ind w:firstLine="696"/>
      </w:pPr>
      <w:r>
        <w:t>CU03: Gestionar ítem obra (actividades productivas).</w:t>
      </w:r>
    </w:p>
    <w:p w:rsidR="00B27522" w:rsidRDefault="00B27522" w:rsidP="00B27522">
      <w:pPr>
        <w:pStyle w:val="EstiloSW1"/>
        <w:ind w:firstLine="696"/>
      </w:pPr>
      <w:r>
        <w:lastRenderedPageBreak/>
        <w:t>CU04: Gestionar actividades improductivas.</w:t>
      </w:r>
    </w:p>
    <w:p w:rsidR="00B27522" w:rsidRDefault="00B27522" w:rsidP="00B27522">
      <w:pPr>
        <w:pStyle w:val="EstiloSW1"/>
        <w:ind w:firstLine="696"/>
      </w:pPr>
      <w:r>
        <w:t>CU05: Gestionar Orden de trabajo.</w:t>
      </w:r>
    </w:p>
    <w:p w:rsidR="00B27522" w:rsidRDefault="00B27522" w:rsidP="00B27522">
      <w:pPr>
        <w:pStyle w:val="EstiloSW1"/>
        <w:ind w:firstLine="696"/>
      </w:pPr>
      <w:r>
        <w:t>CU06: Gestionar transferencia de personal.</w:t>
      </w:r>
    </w:p>
    <w:p w:rsidR="00B27522" w:rsidRDefault="00B27522" w:rsidP="00B27522">
      <w:pPr>
        <w:pStyle w:val="EstiloSW1"/>
        <w:ind w:firstLine="696"/>
      </w:pPr>
      <w:r>
        <w:t>CU07: Gestionar transferencia de equipo pesado.</w:t>
      </w:r>
    </w:p>
    <w:p w:rsidR="00B27522" w:rsidRDefault="00B27522" w:rsidP="00B27522">
      <w:pPr>
        <w:pStyle w:val="EstiloSW1"/>
        <w:ind w:firstLine="696"/>
      </w:pPr>
      <w:r>
        <w:t>CU08: Gestionar parte diario de equipo.</w:t>
      </w:r>
    </w:p>
    <w:p w:rsidR="00B27522" w:rsidRDefault="005F77FD" w:rsidP="00B27522">
      <w:pPr>
        <w:pStyle w:val="EstiloSW1"/>
        <w:ind w:firstLine="696"/>
      </w:pPr>
      <w:r>
        <w:t>CU09</w:t>
      </w:r>
      <w:r w:rsidR="00B27522">
        <w:t xml:space="preserve">: </w:t>
      </w:r>
      <w:r w:rsidR="00D13218">
        <w:t>Administrar gestiones de periodo.</w:t>
      </w:r>
    </w:p>
    <w:p w:rsidR="00116202" w:rsidRDefault="005F77FD" w:rsidP="007030BD">
      <w:pPr>
        <w:pStyle w:val="EstiloSW1"/>
        <w:ind w:firstLine="696"/>
      </w:pPr>
      <w:r>
        <w:t>CU10</w:t>
      </w:r>
      <w:r w:rsidR="00B27522">
        <w:t>:</w:t>
      </w:r>
      <w:r w:rsidR="00D13218">
        <w:t xml:space="preserve"> </w:t>
      </w:r>
      <w:r w:rsidR="009C220B">
        <w:t>Gestionar baj</w:t>
      </w:r>
      <w:ins w:id="26" w:author="Alex Limbert Yalusqui Godoy" w:date="2015-11-19T23:01:00Z">
        <w:r w:rsidR="00A030C0">
          <w:t>a</w:t>
        </w:r>
      </w:ins>
      <w:del w:id="27" w:author="Alex Limbert Yalusqui Godoy" w:date="2015-11-19T23:01:00Z">
        <w:r w:rsidR="009C220B" w:rsidDel="00A030C0">
          <w:delText>e</w:delText>
        </w:r>
      </w:del>
      <w:r w:rsidR="009C220B">
        <w:t xml:space="preserve"> </w:t>
      </w:r>
      <w:r w:rsidR="00450A5F">
        <w:t xml:space="preserve">de </w:t>
      </w:r>
      <w:r w:rsidR="009C220B">
        <w:t>equipo pesado</w:t>
      </w:r>
      <w:r w:rsidR="007030BD">
        <w:t>.</w:t>
      </w:r>
    </w:p>
    <w:p w:rsidR="00034CFB" w:rsidRDefault="00D13218" w:rsidP="00034CFB">
      <w:pPr>
        <w:pStyle w:val="EstiloSW1"/>
        <w:ind w:firstLine="696"/>
        <w:rPr>
          <w:ins w:id="28" w:author="Alex Limbert Yalusqui Godoy" w:date="2015-11-19T23:21:00Z"/>
        </w:rPr>
        <w:pPrChange w:id="29" w:author="Alex Limbert Yalusqui Godoy" w:date="2015-11-19T23:09:00Z">
          <w:pPr>
            <w:pStyle w:val="EstiloSW1"/>
            <w:ind w:firstLine="696"/>
          </w:pPr>
        </w:pPrChange>
      </w:pPr>
      <w:r>
        <w:t xml:space="preserve">CU11: Gestionar baja de </w:t>
      </w:r>
      <w:r w:rsidR="009C220B">
        <w:t>personal</w:t>
      </w:r>
      <w:r>
        <w:t>.</w:t>
      </w:r>
    </w:p>
    <w:p w:rsidR="006D68AA" w:rsidDel="006D68AA" w:rsidRDefault="006D68AA" w:rsidP="006D68AA">
      <w:pPr>
        <w:pStyle w:val="EstiloSW1"/>
        <w:ind w:firstLine="696"/>
        <w:rPr>
          <w:del w:id="30" w:author="Alex Limbert Yalusqui Godoy" w:date="2015-11-19T23:25:00Z"/>
        </w:rPr>
        <w:pPrChange w:id="31" w:author="Alex Limbert Yalusqui Godoy" w:date="2015-11-19T23:25:00Z">
          <w:pPr>
            <w:pStyle w:val="EstiloSW1"/>
            <w:ind w:firstLine="696"/>
          </w:pPr>
        </w:pPrChange>
      </w:pPr>
    </w:p>
    <w:p w:rsidR="007F1E0F" w:rsidRPr="0041783A" w:rsidRDefault="007F1E0F" w:rsidP="00133D47">
      <w:pPr>
        <w:pStyle w:val="Ttulo3"/>
        <w:numPr>
          <w:ilvl w:val="2"/>
          <w:numId w:val="3"/>
        </w:numPr>
        <w:rPr>
          <w:rFonts w:ascii="Times New Roman" w:hAnsi="Times New Roman" w:cs="Times New Roman"/>
          <w:b/>
          <w:color w:val="auto"/>
        </w:rPr>
      </w:pPr>
      <w:r w:rsidRPr="0041783A">
        <w:rPr>
          <w:rFonts w:ascii="Times New Roman" w:hAnsi="Times New Roman" w:cs="Times New Roman"/>
          <w:b/>
          <w:color w:val="auto"/>
        </w:rPr>
        <w:t>PRIORIZACION DE CASOS DE USO</w:t>
      </w:r>
    </w:p>
    <w:p w:rsidR="007F1E0F" w:rsidRDefault="00176BA8" w:rsidP="00133D47">
      <w:pPr>
        <w:pStyle w:val="Ttulo4"/>
        <w:numPr>
          <w:ilvl w:val="3"/>
          <w:numId w:val="3"/>
        </w:numPr>
        <w:rPr>
          <w:rFonts w:ascii="Times New Roman" w:hAnsi="Times New Roman" w:cs="Times New Roman"/>
          <w:b/>
          <w:i w:val="0"/>
          <w:color w:val="auto"/>
        </w:rPr>
      </w:pPr>
      <w:r w:rsidRPr="0041783A">
        <w:rPr>
          <w:rFonts w:ascii="Times New Roman" w:hAnsi="Times New Roman" w:cs="Times New Roman"/>
          <w:b/>
          <w:i w:val="0"/>
          <w:color w:val="auto"/>
        </w:rPr>
        <w:t>Criterios de priorización</w:t>
      </w:r>
    </w:p>
    <w:p w:rsidR="003A6545" w:rsidRDefault="003A6545" w:rsidP="003A6545">
      <w:pPr>
        <w:pStyle w:val="EstiloSW1"/>
        <w:ind w:left="851"/>
        <w:rPr>
          <w:lang w:val="es-MX"/>
        </w:rPr>
      </w:pPr>
    </w:p>
    <w:p w:rsidR="003A6545" w:rsidRDefault="003A6545" w:rsidP="003A6545">
      <w:pPr>
        <w:pStyle w:val="EstiloSW1"/>
        <w:ind w:left="851"/>
        <w:rPr>
          <w:lang w:val="es-MX"/>
        </w:rPr>
      </w:pPr>
      <w:r>
        <w:rPr>
          <w:lang w:val="es-MX"/>
        </w:rPr>
        <w:t xml:space="preserve">Para la siguiente priorización de los casos de usos se ha evaluado cada caso de uso contra cada uno de los siguientes criterios asignándoles valor entre 0 y 3 </w:t>
      </w:r>
    </w:p>
    <w:p w:rsidR="003A6545" w:rsidRDefault="003A6545" w:rsidP="003A6545">
      <w:pPr>
        <w:pStyle w:val="EstiloSW1"/>
        <w:ind w:left="1416" w:firstLine="708"/>
        <w:rPr>
          <w:lang w:val="es-MX"/>
        </w:rPr>
      </w:pPr>
      <w:r>
        <w:rPr>
          <w:lang w:val="es-MX"/>
        </w:rPr>
        <w:t>0 = no aplica</w:t>
      </w:r>
    </w:p>
    <w:p w:rsidR="003A6545" w:rsidRDefault="003A6545" w:rsidP="003A6545">
      <w:pPr>
        <w:pStyle w:val="EstiloSW1"/>
        <w:ind w:left="1416" w:firstLine="708"/>
        <w:rPr>
          <w:lang w:val="es-MX"/>
        </w:rPr>
      </w:pPr>
      <w:r>
        <w:rPr>
          <w:lang w:val="es-MX"/>
        </w:rPr>
        <w:t>1 = poco relevante</w:t>
      </w:r>
    </w:p>
    <w:p w:rsidR="003A6545" w:rsidRDefault="003A6545" w:rsidP="003A6545">
      <w:pPr>
        <w:pStyle w:val="EstiloSW1"/>
        <w:ind w:left="1416" w:firstLine="708"/>
        <w:rPr>
          <w:lang w:val="es-MX"/>
        </w:rPr>
      </w:pPr>
      <w:r>
        <w:rPr>
          <w:lang w:val="es-MX"/>
        </w:rPr>
        <w:t>2 = medianamente relevante</w:t>
      </w:r>
    </w:p>
    <w:p w:rsidR="003A6545" w:rsidRDefault="003A6545" w:rsidP="003A6545">
      <w:pPr>
        <w:pStyle w:val="EstiloSW1"/>
        <w:ind w:left="1416" w:firstLine="708"/>
        <w:rPr>
          <w:lang w:val="es-MX"/>
        </w:rPr>
      </w:pPr>
      <w:r>
        <w:rPr>
          <w:lang w:val="es-MX"/>
        </w:rPr>
        <w:t>3 = muy relevante</w:t>
      </w:r>
    </w:p>
    <w:p w:rsidR="003A6545" w:rsidRDefault="003A6545" w:rsidP="003A6545">
      <w:pPr>
        <w:pStyle w:val="EstiloSW1"/>
        <w:ind w:left="851"/>
        <w:rPr>
          <w:lang w:val="es-MX"/>
        </w:rPr>
      </w:pPr>
      <w:r>
        <w:rPr>
          <w:lang w:val="es-MX"/>
        </w:rPr>
        <w:t>Para cada caso de uso se ha sumado el valor obtenido en cada criterio:</w:t>
      </w:r>
    </w:p>
    <w:p w:rsidR="003A6545" w:rsidRDefault="003A6545" w:rsidP="00666F46">
      <w:pPr>
        <w:pStyle w:val="EstiloSW1"/>
        <w:numPr>
          <w:ilvl w:val="0"/>
          <w:numId w:val="14"/>
        </w:numPr>
        <w:rPr>
          <w:lang w:val="es-MX"/>
        </w:rPr>
      </w:pPr>
      <w:r>
        <w:rPr>
          <w:lang w:val="es-MX"/>
        </w:rPr>
        <w:t>El caso de uso tiene impacto importante en el diseño del sistema, puede ser porque agrega muchas clases a la capa intermedia o porque requiere muchos servicios de persistencia (capa de base de datos).</w:t>
      </w:r>
    </w:p>
    <w:p w:rsidR="003A6545" w:rsidRDefault="003A6545" w:rsidP="00666F46">
      <w:pPr>
        <w:pStyle w:val="EstiloSW1"/>
        <w:numPr>
          <w:ilvl w:val="0"/>
          <w:numId w:val="14"/>
        </w:numPr>
        <w:rPr>
          <w:lang w:val="es-MX"/>
        </w:rPr>
      </w:pPr>
      <w:r>
        <w:rPr>
          <w:lang w:val="es-MX"/>
        </w:rPr>
        <w:t>El análisis del caso de uso facilitará profundizar en el diseño del sistema a un costo de tiempo relativamente bajo.</w:t>
      </w:r>
    </w:p>
    <w:p w:rsidR="003A6545" w:rsidRDefault="003A6545" w:rsidP="00666F46">
      <w:pPr>
        <w:pStyle w:val="EstiloSW1"/>
        <w:numPr>
          <w:ilvl w:val="0"/>
          <w:numId w:val="14"/>
        </w:numPr>
        <w:rPr>
          <w:lang w:val="es-MX"/>
        </w:rPr>
      </w:pPr>
      <w:r>
        <w:rPr>
          <w:lang w:val="es-MX"/>
        </w:rPr>
        <w:t>El caso de uso involucra riesgos importantes asociados con tiempos de entrega, funciones complejas, tecnología poco conocida, personal con experiencia cuya presencia en el proyecto es inestable u otros.</w:t>
      </w:r>
    </w:p>
    <w:p w:rsidR="003A6545" w:rsidRDefault="003A6545" w:rsidP="00666F46">
      <w:pPr>
        <w:pStyle w:val="EstiloSW1"/>
        <w:numPr>
          <w:ilvl w:val="0"/>
          <w:numId w:val="14"/>
        </w:numPr>
        <w:rPr>
          <w:lang w:val="es-MX"/>
        </w:rPr>
      </w:pPr>
      <w:r>
        <w:rPr>
          <w:lang w:val="es-MX"/>
        </w:rPr>
        <w:t>El caso de uso representa un proceso muy importante del negocio.</w:t>
      </w:r>
    </w:p>
    <w:p w:rsidR="003A6545" w:rsidRDefault="003A6545" w:rsidP="00666F46">
      <w:pPr>
        <w:pStyle w:val="EstiloSW1"/>
        <w:numPr>
          <w:ilvl w:val="0"/>
          <w:numId w:val="14"/>
        </w:numPr>
        <w:rPr>
          <w:lang w:val="es-MX"/>
        </w:rPr>
      </w:pPr>
      <w:r>
        <w:rPr>
          <w:lang w:val="es-MX"/>
        </w:rPr>
        <w:t>El desarrollo del caso de uso representará ahorro en costos o ganancias significativas para la organización usuaria.</w:t>
      </w:r>
    </w:p>
    <w:p w:rsidR="005F77FD" w:rsidRDefault="005F77FD" w:rsidP="005F77FD">
      <w:pPr>
        <w:pStyle w:val="EstiloSW1"/>
        <w:ind w:left="1571"/>
        <w:rPr>
          <w:lang w:val="es-MX"/>
        </w:rPr>
      </w:pPr>
    </w:p>
    <w:tbl>
      <w:tblPr>
        <w:tblStyle w:val="Tablaconcuadrcula"/>
        <w:tblW w:w="0" w:type="auto"/>
        <w:tblInd w:w="851" w:type="dxa"/>
        <w:tblLook w:val="04A0" w:firstRow="1" w:lastRow="0" w:firstColumn="1" w:lastColumn="0" w:noHBand="0" w:noVBand="1"/>
      </w:tblPr>
      <w:tblGrid>
        <w:gridCol w:w="1480"/>
        <w:gridCol w:w="694"/>
        <w:gridCol w:w="782"/>
        <w:gridCol w:w="690"/>
        <w:gridCol w:w="786"/>
        <w:gridCol w:w="666"/>
        <w:gridCol w:w="2879"/>
      </w:tblGrid>
      <w:tr w:rsidR="005F77FD" w:rsidTr="005C45B2">
        <w:tc>
          <w:tcPr>
            <w:tcW w:w="1480" w:type="dxa"/>
          </w:tcPr>
          <w:p w:rsidR="005F77FD" w:rsidRPr="00045BF4" w:rsidRDefault="005F77FD" w:rsidP="005C45B2">
            <w:pPr>
              <w:pStyle w:val="EstiloSW1"/>
              <w:ind w:left="0"/>
              <w:jc w:val="left"/>
              <w:rPr>
                <w:b/>
              </w:rPr>
            </w:pPr>
            <w:r w:rsidRPr="00045BF4">
              <w:rPr>
                <w:b/>
              </w:rPr>
              <w:t>Caso de Uso</w:t>
            </w:r>
          </w:p>
        </w:tc>
        <w:tc>
          <w:tcPr>
            <w:tcW w:w="694" w:type="dxa"/>
          </w:tcPr>
          <w:p w:rsidR="005F77FD" w:rsidRPr="00045BF4" w:rsidRDefault="005F77FD" w:rsidP="005C45B2">
            <w:pPr>
              <w:pStyle w:val="EstiloSW1"/>
              <w:tabs>
                <w:tab w:val="center" w:pos="320"/>
              </w:tabs>
              <w:ind w:left="0"/>
              <w:jc w:val="center"/>
              <w:rPr>
                <w:b/>
              </w:rPr>
            </w:pPr>
            <w:r w:rsidRPr="00045BF4">
              <w:rPr>
                <w:b/>
              </w:rPr>
              <w:t>1</w:t>
            </w:r>
          </w:p>
        </w:tc>
        <w:tc>
          <w:tcPr>
            <w:tcW w:w="782" w:type="dxa"/>
          </w:tcPr>
          <w:p w:rsidR="005F77FD" w:rsidRPr="00045BF4" w:rsidRDefault="005F77FD" w:rsidP="005C45B2">
            <w:pPr>
              <w:pStyle w:val="EstiloSW1"/>
              <w:ind w:left="0"/>
              <w:jc w:val="center"/>
              <w:rPr>
                <w:b/>
              </w:rPr>
            </w:pPr>
            <w:r w:rsidRPr="00045BF4">
              <w:rPr>
                <w:b/>
              </w:rPr>
              <w:t>2</w:t>
            </w:r>
          </w:p>
        </w:tc>
        <w:tc>
          <w:tcPr>
            <w:tcW w:w="690" w:type="dxa"/>
          </w:tcPr>
          <w:p w:rsidR="005F77FD" w:rsidRPr="00045BF4" w:rsidRDefault="005F77FD" w:rsidP="005C45B2">
            <w:pPr>
              <w:pStyle w:val="EstiloSW1"/>
              <w:ind w:left="0"/>
              <w:jc w:val="center"/>
              <w:rPr>
                <w:b/>
              </w:rPr>
            </w:pPr>
            <w:r w:rsidRPr="00045BF4">
              <w:rPr>
                <w:b/>
              </w:rPr>
              <w:t>3</w:t>
            </w:r>
          </w:p>
        </w:tc>
        <w:tc>
          <w:tcPr>
            <w:tcW w:w="786" w:type="dxa"/>
          </w:tcPr>
          <w:p w:rsidR="005F77FD" w:rsidRPr="00045BF4" w:rsidRDefault="005F77FD" w:rsidP="005C45B2">
            <w:pPr>
              <w:pStyle w:val="EstiloSW1"/>
              <w:ind w:left="0"/>
              <w:jc w:val="center"/>
              <w:rPr>
                <w:b/>
              </w:rPr>
            </w:pPr>
            <w:r w:rsidRPr="00045BF4">
              <w:rPr>
                <w:b/>
              </w:rPr>
              <w:t>4</w:t>
            </w:r>
          </w:p>
        </w:tc>
        <w:tc>
          <w:tcPr>
            <w:tcW w:w="666" w:type="dxa"/>
          </w:tcPr>
          <w:p w:rsidR="005F77FD" w:rsidRPr="00045BF4" w:rsidRDefault="005F77FD" w:rsidP="005C45B2">
            <w:pPr>
              <w:pStyle w:val="EstiloSW1"/>
              <w:ind w:left="0"/>
              <w:jc w:val="center"/>
              <w:rPr>
                <w:b/>
              </w:rPr>
            </w:pPr>
            <w:r w:rsidRPr="00045BF4">
              <w:rPr>
                <w:b/>
              </w:rPr>
              <w:t>5</w:t>
            </w:r>
          </w:p>
        </w:tc>
        <w:tc>
          <w:tcPr>
            <w:tcW w:w="2879" w:type="dxa"/>
          </w:tcPr>
          <w:p w:rsidR="005F77FD" w:rsidRPr="00045BF4" w:rsidRDefault="005F77FD" w:rsidP="005C45B2">
            <w:pPr>
              <w:pStyle w:val="EstiloSW1"/>
              <w:rPr>
                <w:b/>
              </w:rPr>
            </w:pPr>
            <w:r w:rsidRPr="00045BF4">
              <w:rPr>
                <w:b/>
              </w:rPr>
              <w:t>Total</w:t>
            </w:r>
          </w:p>
        </w:tc>
      </w:tr>
      <w:tr w:rsidR="005F77FD" w:rsidTr="005C45B2">
        <w:tc>
          <w:tcPr>
            <w:tcW w:w="1480" w:type="dxa"/>
          </w:tcPr>
          <w:p w:rsidR="005F77FD" w:rsidRDefault="005F77FD" w:rsidP="005C45B2">
            <w:pPr>
              <w:pStyle w:val="EstiloSW1"/>
              <w:ind w:left="0"/>
              <w:jc w:val="center"/>
            </w:pPr>
            <w:r>
              <w:lastRenderedPageBreak/>
              <w:t>CU01</w:t>
            </w:r>
          </w:p>
        </w:tc>
        <w:tc>
          <w:tcPr>
            <w:tcW w:w="694" w:type="dxa"/>
          </w:tcPr>
          <w:p w:rsidR="005F77FD" w:rsidRDefault="005F77FD" w:rsidP="005C45B2">
            <w:pPr>
              <w:pStyle w:val="EstiloSW1"/>
              <w:ind w:left="0"/>
              <w:jc w:val="center"/>
            </w:pPr>
            <w:r>
              <w:t>2</w:t>
            </w:r>
          </w:p>
        </w:tc>
        <w:tc>
          <w:tcPr>
            <w:tcW w:w="782" w:type="dxa"/>
          </w:tcPr>
          <w:p w:rsidR="005F77FD" w:rsidRDefault="005F77FD" w:rsidP="005C45B2">
            <w:pPr>
              <w:pStyle w:val="EstiloSW1"/>
              <w:ind w:left="0"/>
              <w:jc w:val="center"/>
            </w:pPr>
            <w:r>
              <w:t>1</w:t>
            </w:r>
          </w:p>
        </w:tc>
        <w:tc>
          <w:tcPr>
            <w:tcW w:w="690" w:type="dxa"/>
          </w:tcPr>
          <w:p w:rsidR="005F77FD" w:rsidRDefault="005F77FD" w:rsidP="005C45B2">
            <w:pPr>
              <w:pStyle w:val="EstiloSW1"/>
              <w:ind w:left="0"/>
              <w:jc w:val="center"/>
            </w:pPr>
            <w:r>
              <w:t>1</w:t>
            </w:r>
          </w:p>
        </w:tc>
        <w:tc>
          <w:tcPr>
            <w:tcW w:w="786" w:type="dxa"/>
          </w:tcPr>
          <w:p w:rsidR="005F77FD" w:rsidRDefault="005F77FD" w:rsidP="005C45B2">
            <w:pPr>
              <w:pStyle w:val="EstiloSW1"/>
              <w:ind w:left="0"/>
              <w:jc w:val="center"/>
            </w:pPr>
            <w:r>
              <w:t>2</w:t>
            </w:r>
          </w:p>
        </w:tc>
        <w:tc>
          <w:tcPr>
            <w:tcW w:w="666" w:type="dxa"/>
          </w:tcPr>
          <w:p w:rsidR="005F77FD" w:rsidRDefault="005F77FD" w:rsidP="005C45B2">
            <w:pPr>
              <w:pStyle w:val="EstiloSW1"/>
              <w:ind w:left="0"/>
              <w:jc w:val="center"/>
            </w:pPr>
            <w:r>
              <w:t>0</w:t>
            </w:r>
          </w:p>
        </w:tc>
        <w:tc>
          <w:tcPr>
            <w:tcW w:w="2879" w:type="dxa"/>
          </w:tcPr>
          <w:p w:rsidR="005F77FD" w:rsidRDefault="005F77FD" w:rsidP="005C45B2">
            <w:pPr>
              <w:pStyle w:val="EstiloSW1"/>
              <w:ind w:left="0"/>
              <w:jc w:val="center"/>
            </w:pPr>
            <w:r>
              <w:fldChar w:fldCharType="begin"/>
            </w:r>
            <w:r>
              <w:instrText xml:space="preserve"> =SUM(LEFT) \# "0" </w:instrText>
            </w:r>
            <w:r>
              <w:fldChar w:fldCharType="separate"/>
            </w:r>
            <w:r>
              <w:rPr>
                <w:noProof/>
              </w:rPr>
              <w:t>6</w:t>
            </w:r>
            <w:r>
              <w:fldChar w:fldCharType="end"/>
            </w:r>
          </w:p>
        </w:tc>
      </w:tr>
      <w:tr w:rsidR="005F77FD" w:rsidTr="005C45B2">
        <w:tc>
          <w:tcPr>
            <w:tcW w:w="1480" w:type="dxa"/>
          </w:tcPr>
          <w:p w:rsidR="005F77FD" w:rsidRDefault="005F77FD" w:rsidP="005C45B2">
            <w:pPr>
              <w:pStyle w:val="EstiloSW1"/>
              <w:ind w:left="0"/>
              <w:jc w:val="center"/>
            </w:pPr>
            <w:r>
              <w:t>CU02</w:t>
            </w:r>
          </w:p>
        </w:tc>
        <w:tc>
          <w:tcPr>
            <w:tcW w:w="694" w:type="dxa"/>
          </w:tcPr>
          <w:p w:rsidR="005F77FD" w:rsidRDefault="005F77FD" w:rsidP="005C45B2">
            <w:pPr>
              <w:pStyle w:val="EstiloSW1"/>
              <w:ind w:left="0"/>
              <w:jc w:val="center"/>
            </w:pPr>
            <w:r>
              <w:t>2</w:t>
            </w:r>
          </w:p>
        </w:tc>
        <w:tc>
          <w:tcPr>
            <w:tcW w:w="782" w:type="dxa"/>
          </w:tcPr>
          <w:p w:rsidR="005F77FD" w:rsidRDefault="005F77FD" w:rsidP="005C45B2">
            <w:pPr>
              <w:pStyle w:val="EstiloSW1"/>
              <w:ind w:left="0"/>
              <w:jc w:val="center"/>
            </w:pPr>
            <w:r>
              <w:t>1</w:t>
            </w:r>
          </w:p>
        </w:tc>
        <w:tc>
          <w:tcPr>
            <w:tcW w:w="690" w:type="dxa"/>
          </w:tcPr>
          <w:p w:rsidR="005F77FD" w:rsidRDefault="005F77FD" w:rsidP="005C45B2">
            <w:pPr>
              <w:pStyle w:val="EstiloSW1"/>
              <w:ind w:left="0"/>
              <w:jc w:val="center"/>
            </w:pPr>
            <w:r>
              <w:t>1</w:t>
            </w:r>
          </w:p>
        </w:tc>
        <w:tc>
          <w:tcPr>
            <w:tcW w:w="786" w:type="dxa"/>
          </w:tcPr>
          <w:p w:rsidR="005F77FD" w:rsidRDefault="005F77FD" w:rsidP="005C45B2">
            <w:pPr>
              <w:pStyle w:val="EstiloSW1"/>
              <w:ind w:left="0"/>
              <w:jc w:val="center"/>
            </w:pPr>
            <w:r>
              <w:t>2</w:t>
            </w:r>
          </w:p>
        </w:tc>
        <w:tc>
          <w:tcPr>
            <w:tcW w:w="666" w:type="dxa"/>
          </w:tcPr>
          <w:p w:rsidR="005F77FD" w:rsidRDefault="005F77FD" w:rsidP="005C45B2">
            <w:pPr>
              <w:pStyle w:val="EstiloSW1"/>
              <w:ind w:left="0"/>
              <w:jc w:val="center"/>
            </w:pPr>
            <w:r>
              <w:t>0</w:t>
            </w:r>
          </w:p>
        </w:tc>
        <w:tc>
          <w:tcPr>
            <w:tcW w:w="2879" w:type="dxa"/>
          </w:tcPr>
          <w:p w:rsidR="005F77FD" w:rsidRDefault="005F77FD" w:rsidP="005C45B2">
            <w:pPr>
              <w:pStyle w:val="EstiloSW1"/>
              <w:ind w:left="0"/>
              <w:jc w:val="center"/>
            </w:pPr>
            <w:r>
              <w:fldChar w:fldCharType="begin"/>
            </w:r>
            <w:r>
              <w:instrText xml:space="preserve"> =SUM(left) \# "0" </w:instrText>
            </w:r>
            <w:r>
              <w:fldChar w:fldCharType="separate"/>
            </w:r>
            <w:r>
              <w:rPr>
                <w:noProof/>
              </w:rPr>
              <w:t>6</w:t>
            </w:r>
            <w:r>
              <w:fldChar w:fldCharType="end"/>
            </w:r>
          </w:p>
        </w:tc>
      </w:tr>
      <w:tr w:rsidR="005F77FD" w:rsidTr="005C45B2">
        <w:tc>
          <w:tcPr>
            <w:tcW w:w="1480" w:type="dxa"/>
          </w:tcPr>
          <w:p w:rsidR="005F77FD" w:rsidRDefault="005F77FD" w:rsidP="005C45B2">
            <w:pPr>
              <w:pStyle w:val="EstiloSW1"/>
              <w:ind w:left="0"/>
              <w:jc w:val="center"/>
            </w:pPr>
            <w:r>
              <w:t>CU03</w:t>
            </w:r>
          </w:p>
        </w:tc>
        <w:tc>
          <w:tcPr>
            <w:tcW w:w="694" w:type="dxa"/>
          </w:tcPr>
          <w:p w:rsidR="005F77FD" w:rsidRDefault="005F77FD" w:rsidP="005C45B2">
            <w:pPr>
              <w:pStyle w:val="EstiloSW1"/>
              <w:ind w:left="0"/>
              <w:jc w:val="center"/>
            </w:pPr>
            <w:r>
              <w:t>1</w:t>
            </w:r>
          </w:p>
        </w:tc>
        <w:tc>
          <w:tcPr>
            <w:tcW w:w="782" w:type="dxa"/>
          </w:tcPr>
          <w:p w:rsidR="005F77FD" w:rsidRDefault="005F77FD" w:rsidP="005C45B2">
            <w:pPr>
              <w:pStyle w:val="EstiloSW1"/>
              <w:ind w:left="0"/>
              <w:jc w:val="center"/>
            </w:pPr>
            <w:r>
              <w:t>0</w:t>
            </w:r>
          </w:p>
        </w:tc>
        <w:tc>
          <w:tcPr>
            <w:tcW w:w="690" w:type="dxa"/>
          </w:tcPr>
          <w:p w:rsidR="005F77FD" w:rsidRDefault="005F77FD" w:rsidP="005C45B2">
            <w:pPr>
              <w:pStyle w:val="EstiloSW1"/>
              <w:ind w:left="0"/>
              <w:jc w:val="center"/>
            </w:pPr>
            <w:r>
              <w:t>1</w:t>
            </w:r>
          </w:p>
        </w:tc>
        <w:tc>
          <w:tcPr>
            <w:tcW w:w="786" w:type="dxa"/>
          </w:tcPr>
          <w:p w:rsidR="005F77FD" w:rsidRDefault="005F77FD" w:rsidP="005C45B2">
            <w:pPr>
              <w:pStyle w:val="EstiloSW1"/>
              <w:ind w:left="0"/>
              <w:jc w:val="center"/>
            </w:pPr>
            <w:r>
              <w:t>0</w:t>
            </w:r>
          </w:p>
        </w:tc>
        <w:tc>
          <w:tcPr>
            <w:tcW w:w="666" w:type="dxa"/>
          </w:tcPr>
          <w:p w:rsidR="005F77FD" w:rsidRDefault="005F77FD" w:rsidP="005C45B2">
            <w:pPr>
              <w:pStyle w:val="EstiloSW1"/>
              <w:ind w:left="0"/>
              <w:jc w:val="center"/>
            </w:pPr>
            <w:r>
              <w:t>0</w:t>
            </w:r>
          </w:p>
        </w:tc>
        <w:tc>
          <w:tcPr>
            <w:tcW w:w="2879" w:type="dxa"/>
          </w:tcPr>
          <w:p w:rsidR="005F77FD" w:rsidRDefault="005F77FD" w:rsidP="005C45B2">
            <w:pPr>
              <w:pStyle w:val="EstiloSW1"/>
              <w:ind w:left="0"/>
              <w:jc w:val="center"/>
            </w:pPr>
            <w:r>
              <w:fldChar w:fldCharType="begin"/>
            </w:r>
            <w:r>
              <w:instrText xml:space="preserve"> =SUM(left) \# "0" </w:instrText>
            </w:r>
            <w:r>
              <w:fldChar w:fldCharType="separate"/>
            </w:r>
            <w:r>
              <w:rPr>
                <w:noProof/>
              </w:rPr>
              <w:t>2</w:t>
            </w:r>
            <w:r>
              <w:fldChar w:fldCharType="end"/>
            </w:r>
          </w:p>
        </w:tc>
      </w:tr>
      <w:tr w:rsidR="005F77FD" w:rsidTr="005C45B2">
        <w:tc>
          <w:tcPr>
            <w:tcW w:w="1480" w:type="dxa"/>
          </w:tcPr>
          <w:p w:rsidR="005F77FD" w:rsidRDefault="005F77FD" w:rsidP="005C45B2">
            <w:pPr>
              <w:pStyle w:val="EstiloSW1"/>
              <w:ind w:left="0"/>
              <w:jc w:val="center"/>
            </w:pPr>
            <w:r>
              <w:t>CU04</w:t>
            </w:r>
          </w:p>
        </w:tc>
        <w:tc>
          <w:tcPr>
            <w:tcW w:w="694" w:type="dxa"/>
          </w:tcPr>
          <w:p w:rsidR="005F77FD" w:rsidRDefault="005F77FD" w:rsidP="005C45B2">
            <w:pPr>
              <w:pStyle w:val="EstiloSW1"/>
              <w:ind w:left="0"/>
              <w:jc w:val="center"/>
            </w:pPr>
            <w:r>
              <w:t>1</w:t>
            </w:r>
          </w:p>
        </w:tc>
        <w:tc>
          <w:tcPr>
            <w:tcW w:w="782" w:type="dxa"/>
          </w:tcPr>
          <w:p w:rsidR="005F77FD" w:rsidRDefault="005F77FD" w:rsidP="005C45B2">
            <w:pPr>
              <w:pStyle w:val="EstiloSW1"/>
              <w:ind w:left="0"/>
              <w:jc w:val="center"/>
            </w:pPr>
            <w:r>
              <w:t>0</w:t>
            </w:r>
          </w:p>
        </w:tc>
        <w:tc>
          <w:tcPr>
            <w:tcW w:w="690" w:type="dxa"/>
          </w:tcPr>
          <w:p w:rsidR="005F77FD" w:rsidRDefault="005F77FD" w:rsidP="005C45B2">
            <w:pPr>
              <w:pStyle w:val="EstiloSW1"/>
              <w:ind w:left="0"/>
              <w:jc w:val="center"/>
            </w:pPr>
            <w:r>
              <w:t>1</w:t>
            </w:r>
          </w:p>
        </w:tc>
        <w:tc>
          <w:tcPr>
            <w:tcW w:w="786" w:type="dxa"/>
          </w:tcPr>
          <w:p w:rsidR="005F77FD" w:rsidRDefault="005F77FD" w:rsidP="005C45B2">
            <w:pPr>
              <w:pStyle w:val="EstiloSW1"/>
              <w:ind w:left="0"/>
              <w:jc w:val="center"/>
            </w:pPr>
            <w:r>
              <w:t>0</w:t>
            </w:r>
          </w:p>
        </w:tc>
        <w:tc>
          <w:tcPr>
            <w:tcW w:w="666" w:type="dxa"/>
          </w:tcPr>
          <w:p w:rsidR="005F77FD" w:rsidRDefault="005F77FD" w:rsidP="005C45B2">
            <w:pPr>
              <w:pStyle w:val="EstiloSW1"/>
              <w:ind w:left="0"/>
              <w:jc w:val="center"/>
            </w:pPr>
            <w:r>
              <w:t>0</w:t>
            </w:r>
          </w:p>
        </w:tc>
        <w:tc>
          <w:tcPr>
            <w:tcW w:w="2879" w:type="dxa"/>
          </w:tcPr>
          <w:p w:rsidR="005F77FD" w:rsidRDefault="005F77FD" w:rsidP="005C45B2">
            <w:pPr>
              <w:pStyle w:val="EstiloSW1"/>
              <w:ind w:left="0"/>
              <w:jc w:val="center"/>
            </w:pPr>
            <w:r>
              <w:fldChar w:fldCharType="begin"/>
            </w:r>
            <w:r>
              <w:instrText xml:space="preserve"> =SUM(left) \# "0" </w:instrText>
            </w:r>
            <w:r>
              <w:fldChar w:fldCharType="separate"/>
            </w:r>
            <w:r>
              <w:rPr>
                <w:noProof/>
              </w:rPr>
              <w:t>2</w:t>
            </w:r>
            <w:r>
              <w:fldChar w:fldCharType="end"/>
            </w:r>
          </w:p>
        </w:tc>
      </w:tr>
      <w:tr w:rsidR="005F77FD" w:rsidTr="005C45B2">
        <w:tc>
          <w:tcPr>
            <w:tcW w:w="1480" w:type="dxa"/>
          </w:tcPr>
          <w:p w:rsidR="005F77FD" w:rsidRDefault="005F77FD" w:rsidP="005C45B2">
            <w:pPr>
              <w:pStyle w:val="EstiloSW1"/>
              <w:ind w:left="0"/>
              <w:jc w:val="center"/>
            </w:pPr>
            <w:r>
              <w:t>CU05</w:t>
            </w:r>
          </w:p>
        </w:tc>
        <w:tc>
          <w:tcPr>
            <w:tcW w:w="694" w:type="dxa"/>
          </w:tcPr>
          <w:p w:rsidR="005F77FD" w:rsidRDefault="005F77FD" w:rsidP="005C45B2">
            <w:pPr>
              <w:pStyle w:val="EstiloSW1"/>
              <w:ind w:left="0"/>
              <w:jc w:val="center"/>
            </w:pPr>
            <w:r>
              <w:t>2</w:t>
            </w:r>
          </w:p>
        </w:tc>
        <w:tc>
          <w:tcPr>
            <w:tcW w:w="782" w:type="dxa"/>
          </w:tcPr>
          <w:p w:rsidR="005F77FD" w:rsidRDefault="005F77FD" w:rsidP="005C45B2">
            <w:pPr>
              <w:pStyle w:val="EstiloSW1"/>
              <w:ind w:left="0"/>
              <w:jc w:val="center"/>
            </w:pPr>
            <w:r>
              <w:t>2</w:t>
            </w:r>
          </w:p>
        </w:tc>
        <w:tc>
          <w:tcPr>
            <w:tcW w:w="690" w:type="dxa"/>
          </w:tcPr>
          <w:p w:rsidR="005F77FD" w:rsidRDefault="005F77FD" w:rsidP="005C45B2">
            <w:pPr>
              <w:pStyle w:val="EstiloSW1"/>
              <w:ind w:left="0"/>
              <w:jc w:val="center"/>
            </w:pPr>
            <w:r>
              <w:t>1</w:t>
            </w:r>
          </w:p>
        </w:tc>
        <w:tc>
          <w:tcPr>
            <w:tcW w:w="786" w:type="dxa"/>
          </w:tcPr>
          <w:p w:rsidR="005F77FD" w:rsidRDefault="005F77FD" w:rsidP="005C45B2">
            <w:pPr>
              <w:pStyle w:val="EstiloSW1"/>
              <w:ind w:left="0"/>
              <w:jc w:val="center"/>
            </w:pPr>
            <w:r>
              <w:t>2</w:t>
            </w:r>
          </w:p>
        </w:tc>
        <w:tc>
          <w:tcPr>
            <w:tcW w:w="666" w:type="dxa"/>
          </w:tcPr>
          <w:p w:rsidR="005F77FD" w:rsidRDefault="005F77FD" w:rsidP="005C45B2">
            <w:pPr>
              <w:pStyle w:val="EstiloSW1"/>
              <w:ind w:left="0"/>
              <w:jc w:val="center"/>
            </w:pPr>
            <w:r>
              <w:t>1</w:t>
            </w:r>
          </w:p>
        </w:tc>
        <w:tc>
          <w:tcPr>
            <w:tcW w:w="2879" w:type="dxa"/>
          </w:tcPr>
          <w:p w:rsidR="005F77FD" w:rsidRDefault="005F77FD" w:rsidP="005C45B2">
            <w:pPr>
              <w:pStyle w:val="EstiloSW1"/>
              <w:ind w:left="0"/>
              <w:jc w:val="center"/>
            </w:pPr>
            <w:r>
              <w:t>8</w:t>
            </w:r>
          </w:p>
        </w:tc>
      </w:tr>
      <w:tr w:rsidR="005F77FD" w:rsidTr="005C45B2">
        <w:tc>
          <w:tcPr>
            <w:tcW w:w="1480" w:type="dxa"/>
          </w:tcPr>
          <w:p w:rsidR="005F77FD" w:rsidRDefault="005F77FD" w:rsidP="005C45B2">
            <w:pPr>
              <w:pStyle w:val="EstiloSW1"/>
              <w:ind w:left="0"/>
              <w:jc w:val="center"/>
            </w:pPr>
            <w:r>
              <w:t>CU06</w:t>
            </w:r>
          </w:p>
        </w:tc>
        <w:tc>
          <w:tcPr>
            <w:tcW w:w="694" w:type="dxa"/>
          </w:tcPr>
          <w:p w:rsidR="005F77FD" w:rsidRDefault="005F77FD" w:rsidP="005C45B2">
            <w:pPr>
              <w:pStyle w:val="EstiloSW1"/>
              <w:ind w:left="0"/>
              <w:jc w:val="center"/>
            </w:pPr>
            <w:r>
              <w:t>3</w:t>
            </w:r>
          </w:p>
        </w:tc>
        <w:tc>
          <w:tcPr>
            <w:tcW w:w="782" w:type="dxa"/>
          </w:tcPr>
          <w:p w:rsidR="005F77FD" w:rsidRDefault="005F77FD" w:rsidP="005C45B2">
            <w:pPr>
              <w:pStyle w:val="EstiloSW1"/>
              <w:ind w:left="0"/>
              <w:jc w:val="center"/>
            </w:pPr>
            <w:r>
              <w:t>2</w:t>
            </w:r>
          </w:p>
        </w:tc>
        <w:tc>
          <w:tcPr>
            <w:tcW w:w="690" w:type="dxa"/>
          </w:tcPr>
          <w:p w:rsidR="005F77FD" w:rsidRDefault="005F77FD" w:rsidP="005C45B2">
            <w:pPr>
              <w:pStyle w:val="EstiloSW1"/>
              <w:ind w:left="0"/>
              <w:jc w:val="center"/>
            </w:pPr>
            <w:r>
              <w:t>1</w:t>
            </w:r>
          </w:p>
        </w:tc>
        <w:tc>
          <w:tcPr>
            <w:tcW w:w="786" w:type="dxa"/>
          </w:tcPr>
          <w:p w:rsidR="005F77FD" w:rsidRDefault="005F77FD" w:rsidP="005C45B2">
            <w:pPr>
              <w:pStyle w:val="EstiloSW1"/>
              <w:ind w:left="0"/>
              <w:jc w:val="center"/>
            </w:pPr>
            <w:r>
              <w:t>1</w:t>
            </w:r>
          </w:p>
        </w:tc>
        <w:tc>
          <w:tcPr>
            <w:tcW w:w="666" w:type="dxa"/>
          </w:tcPr>
          <w:p w:rsidR="005F77FD" w:rsidRDefault="005F77FD" w:rsidP="005C45B2">
            <w:pPr>
              <w:pStyle w:val="EstiloSW1"/>
              <w:ind w:left="0"/>
              <w:jc w:val="center"/>
            </w:pPr>
            <w:r>
              <w:t>0</w:t>
            </w:r>
          </w:p>
        </w:tc>
        <w:tc>
          <w:tcPr>
            <w:tcW w:w="2879" w:type="dxa"/>
          </w:tcPr>
          <w:p w:rsidR="005F77FD" w:rsidRDefault="005F77FD" w:rsidP="005C45B2">
            <w:pPr>
              <w:pStyle w:val="EstiloSW1"/>
              <w:ind w:left="0"/>
              <w:jc w:val="center"/>
            </w:pPr>
            <w:r>
              <w:t>7</w:t>
            </w:r>
          </w:p>
        </w:tc>
      </w:tr>
      <w:tr w:rsidR="005F77FD" w:rsidTr="005C45B2">
        <w:tc>
          <w:tcPr>
            <w:tcW w:w="1480" w:type="dxa"/>
          </w:tcPr>
          <w:p w:rsidR="005F77FD" w:rsidRDefault="005F77FD" w:rsidP="005C45B2">
            <w:pPr>
              <w:pStyle w:val="EstiloSW1"/>
              <w:ind w:left="0"/>
              <w:jc w:val="center"/>
            </w:pPr>
            <w:r>
              <w:t>CU07</w:t>
            </w:r>
          </w:p>
        </w:tc>
        <w:tc>
          <w:tcPr>
            <w:tcW w:w="694" w:type="dxa"/>
          </w:tcPr>
          <w:p w:rsidR="005F77FD" w:rsidRDefault="005F77FD" w:rsidP="005C45B2">
            <w:pPr>
              <w:pStyle w:val="EstiloSW1"/>
              <w:ind w:left="0"/>
              <w:jc w:val="center"/>
            </w:pPr>
            <w:r>
              <w:t>3</w:t>
            </w:r>
          </w:p>
        </w:tc>
        <w:tc>
          <w:tcPr>
            <w:tcW w:w="782" w:type="dxa"/>
          </w:tcPr>
          <w:p w:rsidR="005F77FD" w:rsidRDefault="005F77FD" w:rsidP="005C45B2">
            <w:pPr>
              <w:pStyle w:val="EstiloSW1"/>
              <w:ind w:left="0"/>
              <w:jc w:val="center"/>
            </w:pPr>
            <w:r>
              <w:t>2</w:t>
            </w:r>
          </w:p>
        </w:tc>
        <w:tc>
          <w:tcPr>
            <w:tcW w:w="690" w:type="dxa"/>
          </w:tcPr>
          <w:p w:rsidR="005F77FD" w:rsidRDefault="005F77FD" w:rsidP="005C45B2">
            <w:pPr>
              <w:pStyle w:val="EstiloSW1"/>
              <w:ind w:left="0"/>
              <w:jc w:val="center"/>
            </w:pPr>
            <w:r>
              <w:t>1</w:t>
            </w:r>
          </w:p>
        </w:tc>
        <w:tc>
          <w:tcPr>
            <w:tcW w:w="786" w:type="dxa"/>
          </w:tcPr>
          <w:p w:rsidR="005F77FD" w:rsidRDefault="005F77FD" w:rsidP="005C45B2">
            <w:pPr>
              <w:pStyle w:val="EstiloSW1"/>
              <w:ind w:left="0"/>
              <w:jc w:val="center"/>
            </w:pPr>
            <w:r>
              <w:t>1</w:t>
            </w:r>
          </w:p>
        </w:tc>
        <w:tc>
          <w:tcPr>
            <w:tcW w:w="666" w:type="dxa"/>
          </w:tcPr>
          <w:p w:rsidR="005F77FD" w:rsidRDefault="005F77FD" w:rsidP="005C45B2">
            <w:pPr>
              <w:pStyle w:val="EstiloSW1"/>
              <w:ind w:left="0"/>
              <w:jc w:val="center"/>
            </w:pPr>
            <w:r>
              <w:t>0</w:t>
            </w:r>
          </w:p>
        </w:tc>
        <w:tc>
          <w:tcPr>
            <w:tcW w:w="2879" w:type="dxa"/>
          </w:tcPr>
          <w:p w:rsidR="005F77FD" w:rsidRDefault="005F77FD" w:rsidP="005C45B2">
            <w:pPr>
              <w:pStyle w:val="EstiloSW1"/>
              <w:ind w:left="0"/>
              <w:jc w:val="center"/>
            </w:pPr>
            <w:r>
              <w:t>7</w:t>
            </w:r>
          </w:p>
        </w:tc>
      </w:tr>
      <w:tr w:rsidR="005F77FD" w:rsidTr="005C45B2">
        <w:tc>
          <w:tcPr>
            <w:tcW w:w="1480" w:type="dxa"/>
          </w:tcPr>
          <w:p w:rsidR="005F77FD" w:rsidRDefault="005F77FD" w:rsidP="005C45B2">
            <w:pPr>
              <w:pStyle w:val="EstiloSW1"/>
              <w:ind w:left="0"/>
              <w:jc w:val="center"/>
            </w:pPr>
            <w:r>
              <w:t>CU08</w:t>
            </w:r>
          </w:p>
        </w:tc>
        <w:tc>
          <w:tcPr>
            <w:tcW w:w="694" w:type="dxa"/>
          </w:tcPr>
          <w:p w:rsidR="005F77FD" w:rsidRDefault="005F77FD" w:rsidP="005C45B2">
            <w:pPr>
              <w:pStyle w:val="EstiloSW1"/>
              <w:ind w:left="0"/>
              <w:jc w:val="center"/>
            </w:pPr>
            <w:r>
              <w:t>3</w:t>
            </w:r>
          </w:p>
        </w:tc>
        <w:tc>
          <w:tcPr>
            <w:tcW w:w="782" w:type="dxa"/>
          </w:tcPr>
          <w:p w:rsidR="005F77FD" w:rsidRDefault="005F77FD" w:rsidP="005C45B2">
            <w:pPr>
              <w:pStyle w:val="EstiloSW1"/>
              <w:ind w:left="0"/>
              <w:jc w:val="center"/>
            </w:pPr>
            <w:r>
              <w:t>3</w:t>
            </w:r>
          </w:p>
        </w:tc>
        <w:tc>
          <w:tcPr>
            <w:tcW w:w="690" w:type="dxa"/>
          </w:tcPr>
          <w:p w:rsidR="005F77FD" w:rsidRDefault="005F77FD" w:rsidP="005C45B2">
            <w:pPr>
              <w:pStyle w:val="EstiloSW1"/>
              <w:ind w:left="0"/>
              <w:jc w:val="center"/>
            </w:pPr>
            <w:r>
              <w:t>2</w:t>
            </w:r>
          </w:p>
        </w:tc>
        <w:tc>
          <w:tcPr>
            <w:tcW w:w="786" w:type="dxa"/>
          </w:tcPr>
          <w:p w:rsidR="005F77FD" w:rsidRDefault="005F77FD" w:rsidP="005C45B2">
            <w:pPr>
              <w:pStyle w:val="EstiloSW1"/>
              <w:ind w:left="0"/>
              <w:jc w:val="center"/>
            </w:pPr>
            <w:r>
              <w:t>2</w:t>
            </w:r>
          </w:p>
        </w:tc>
        <w:tc>
          <w:tcPr>
            <w:tcW w:w="666" w:type="dxa"/>
          </w:tcPr>
          <w:p w:rsidR="005F77FD" w:rsidRDefault="005F77FD" w:rsidP="005C45B2">
            <w:pPr>
              <w:pStyle w:val="EstiloSW1"/>
              <w:ind w:left="0"/>
              <w:jc w:val="center"/>
            </w:pPr>
            <w:r>
              <w:t>2</w:t>
            </w:r>
          </w:p>
        </w:tc>
        <w:tc>
          <w:tcPr>
            <w:tcW w:w="2879" w:type="dxa"/>
          </w:tcPr>
          <w:p w:rsidR="005F77FD" w:rsidRDefault="005F77FD" w:rsidP="005C45B2">
            <w:pPr>
              <w:pStyle w:val="EstiloSW1"/>
              <w:ind w:left="0"/>
              <w:jc w:val="center"/>
            </w:pPr>
            <w:r>
              <w:t>12</w:t>
            </w:r>
          </w:p>
        </w:tc>
      </w:tr>
      <w:tr w:rsidR="005F77FD" w:rsidTr="005C45B2">
        <w:tc>
          <w:tcPr>
            <w:tcW w:w="1480" w:type="dxa"/>
          </w:tcPr>
          <w:p w:rsidR="005F77FD" w:rsidRDefault="005F77FD" w:rsidP="005C45B2">
            <w:pPr>
              <w:pStyle w:val="EstiloSW1"/>
              <w:ind w:left="0"/>
              <w:jc w:val="center"/>
            </w:pPr>
            <w:r>
              <w:t>CU09</w:t>
            </w:r>
          </w:p>
        </w:tc>
        <w:tc>
          <w:tcPr>
            <w:tcW w:w="694" w:type="dxa"/>
          </w:tcPr>
          <w:p w:rsidR="005F77FD" w:rsidRDefault="00D13218" w:rsidP="005C45B2">
            <w:pPr>
              <w:pStyle w:val="EstiloSW1"/>
              <w:ind w:left="0"/>
              <w:jc w:val="center"/>
            </w:pPr>
            <w:r>
              <w:t>1</w:t>
            </w:r>
          </w:p>
        </w:tc>
        <w:tc>
          <w:tcPr>
            <w:tcW w:w="782" w:type="dxa"/>
          </w:tcPr>
          <w:p w:rsidR="005F77FD" w:rsidRDefault="00D13218" w:rsidP="005C45B2">
            <w:pPr>
              <w:pStyle w:val="EstiloSW1"/>
              <w:ind w:left="0"/>
              <w:jc w:val="center"/>
            </w:pPr>
            <w:r>
              <w:t>1</w:t>
            </w:r>
          </w:p>
        </w:tc>
        <w:tc>
          <w:tcPr>
            <w:tcW w:w="690" w:type="dxa"/>
          </w:tcPr>
          <w:p w:rsidR="005F77FD" w:rsidRDefault="00D13218" w:rsidP="005C45B2">
            <w:pPr>
              <w:pStyle w:val="EstiloSW1"/>
              <w:ind w:left="0"/>
              <w:jc w:val="center"/>
            </w:pPr>
            <w:r>
              <w:t>0</w:t>
            </w:r>
          </w:p>
        </w:tc>
        <w:tc>
          <w:tcPr>
            <w:tcW w:w="786" w:type="dxa"/>
          </w:tcPr>
          <w:p w:rsidR="005F77FD" w:rsidRDefault="00D13218" w:rsidP="00D13218">
            <w:pPr>
              <w:pStyle w:val="EstiloSW1"/>
              <w:ind w:left="0"/>
              <w:jc w:val="center"/>
            </w:pPr>
            <w:r>
              <w:t>1</w:t>
            </w:r>
          </w:p>
        </w:tc>
        <w:tc>
          <w:tcPr>
            <w:tcW w:w="666" w:type="dxa"/>
          </w:tcPr>
          <w:p w:rsidR="005F77FD" w:rsidRDefault="005F77FD" w:rsidP="005C45B2">
            <w:pPr>
              <w:pStyle w:val="EstiloSW1"/>
              <w:ind w:left="0"/>
              <w:jc w:val="center"/>
            </w:pPr>
            <w:r>
              <w:t>0</w:t>
            </w:r>
          </w:p>
        </w:tc>
        <w:tc>
          <w:tcPr>
            <w:tcW w:w="2879" w:type="dxa"/>
          </w:tcPr>
          <w:p w:rsidR="005F77FD" w:rsidRDefault="00D13218" w:rsidP="005C45B2">
            <w:pPr>
              <w:pStyle w:val="EstiloSW1"/>
              <w:ind w:left="0"/>
              <w:jc w:val="center"/>
            </w:pPr>
            <w:r>
              <w:t>3</w:t>
            </w:r>
          </w:p>
        </w:tc>
      </w:tr>
      <w:tr w:rsidR="005F77FD" w:rsidTr="005C45B2">
        <w:tc>
          <w:tcPr>
            <w:tcW w:w="1480" w:type="dxa"/>
          </w:tcPr>
          <w:p w:rsidR="005F77FD" w:rsidRDefault="005F77FD" w:rsidP="005C45B2">
            <w:pPr>
              <w:pStyle w:val="EstiloSW1"/>
              <w:ind w:left="0"/>
              <w:jc w:val="center"/>
            </w:pPr>
            <w:r>
              <w:t>CU10</w:t>
            </w:r>
          </w:p>
        </w:tc>
        <w:tc>
          <w:tcPr>
            <w:tcW w:w="694" w:type="dxa"/>
          </w:tcPr>
          <w:p w:rsidR="005F77FD" w:rsidRDefault="009C220B" w:rsidP="005C45B2">
            <w:pPr>
              <w:pStyle w:val="EstiloSW1"/>
              <w:ind w:left="0"/>
              <w:jc w:val="center"/>
            </w:pPr>
            <w:r>
              <w:t>2</w:t>
            </w:r>
          </w:p>
        </w:tc>
        <w:tc>
          <w:tcPr>
            <w:tcW w:w="782" w:type="dxa"/>
          </w:tcPr>
          <w:p w:rsidR="005F77FD" w:rsidRDefault="005F77FD" w:rsidP="005C45B2">
            <w:pPr>
              <w:pStyle w:val="EstiloSW1"/>
              <w:ind w:left="0"/>
              <w:jc w:val="center"/>
            </w:pPr>
            <w:r>
              <w:t>1</w:t>
            </w:r>
          </w:p>
        </w:tc>
        <w:tc>
          <w:tcPr>
            <w:tcW w:w="690" w:type="dxa"/>
          </w:tcPr>
          <w:p w:rsidR="005F77FD" w:rsidRDefault="009C220B" w:rsidP="005C45B2">
            <w:pPr>
              <w:pStyle w:val="EstiloSW1"/>
              <w:ind w:left="0"/>
              <w:jc w:val="center"/>
            </w:pPr>
            <w:r>
              <w:t>1</w:t>
            </w:r>
          </w:p>
        </w:tc>
        <w:tc>
          <w:tcPr>
            <w:tcW w:w="786" w:type="dxa"/>
          </w:tcPr>
          <w:p w:rsidR="005F77FD" w:rsidRDefault="005F77FD" w:rsidP="005C45B2">
            <w:pPr>
              <w:pStyle w:val="EstiloSW1"/>
              <w:ind w:left="0"/>
              <w:jc w:val="center"/>
            </w:pPr>
            <w:r>
              <w:t>1</w:t>
            </w:r>
          </w:p>
        </w:tc>
        <w:tc>
          <w:tcPr>
            <w:tcW w:w="666" w:type="dxa"/>
          </w:tcPr>
          <w:p w:rsidR="005F77FD" w:rsidRDefault="005F77FD" w:rsidP="005C45B2">
            <w:pPr>
              <w:pStyle w:val="EstiloSW1"/>
              <w:ind w:left="0"/>
              <w:jc w:val="center"/>
            </w:pPr>
            <w:r>
              <w:t>0</w:t>
            </w:r>
          </w:p>
        </w:tc>
        <w:tc>
          <w:tcPr>
            <w:tcW w:w="2879" w:type="dxa"/>
          </w:tcPr>
          <w:p w:rsidR="005F77FD" w:rsidRDefault="009C220B" w:rsidP="005C45B2">
            <w:pPr>
              <w:pStyle w:val="EstiloSW1"/>
              <w:ind w:left="0"/>
              <w:jc w:val="center"/>
            </w:pPr>
            <w:r>
              <w:t>5</w:t>
            </w:r>
          </w:p>
        </w:tc>
      </w:tr>
      <w:tr w:rsidR="00D13218" w:rsidTr="005C45B2">
        <w:tc>
          <w:tcPr>
            <w:tcW w:w="1480" w:type="dxa"/>
          </w:tcPr>
          <w:p w:rsidR="00D13218" w:rsidRDefault="00D13218" w:rsidP="005C45B2">
            <w:pPr>
              <w:pStyle w:val="EstiloSW1"/>
              <w:ind w:left="0"/>
              <w:jc w:val="center"/>
            </w:pPr>
            <w:r>
              <w:t>CU11</w:t>
            </w:r>
          </w:p>
        </w:tc>
        <w:tc>
          <w:tcPr>
            <w:tcW w:w="694" w:type="dxa"/>
          </w:tcPr>
          <w:p w:rsidR="00D13218" w:rsidRDefault="00E0289C" w:rsidP="005C45B2">
            <w:pPr>
              <w:pStyle w:val="EstiloSW1"/>
              <w:ind w:left="0"/>
              <w:jc w:val="center"/>
            </w:pPr>
            <w:r>
              <w:t>2</w:t>
            </w:r>
          </w:p>
        </w:tc>
        <w:tc>
          <w:tcPr>
            <w:tcW w:w="782" w:type="dxa"/>
          </w:tcPr>
          <w:p w:rsidR="00D13218" w:rsidRDefault="00E0289C" w:rsidP="005C45B2">
            <w:pPr>
              <w:pStyle w:val="EstiloSW1"/>
              <w:ind w:left="0"/>
              <w:jc w:val="center"/>
            </w:pPr>
            <w:r>
              <w:t>1</w:t>
            </w:r>
          </w:p>
        </w:tc>
        <w:tc>
          <w:tcPr>
            <w:tcW w:w="690" w:type="dxa"/>
          </w:tcPr>
          <w:p w:rsidR="00D13218" w:rsidRDefault="00E0289C" w:rsidP="005C45B2">
            <w:pPr>
              <w:pStyle w:val="EstiloSW1"/>
              <w:ind w:left="0"/>
              <w:jc w:val="center"/>
            </w:pPr>
            <w:r>
              <w:t>1</w:t>
            </w:r>
          </w:p>
        </w:tc>
        <w:tc>
          <w:tcPr>
            <w:tcW w:w="786" w:type="dxa"/>
          </w:tcPr>
          <w:p w:rsidR="00D13218" w:rsidRDefault="00E0289C" w:rsidP="005C45B2">
            <w:pPr>
              <w:pStyle w:val="EstiloSW1"/>
              <w:ind w:left="0"/>
              <w:jc w:val="center"/>
            </w:pPr>
            <w:r>
              <w:t>1</w:t>
            </w:r>
          </w:p>
        </w:tc>
        <w:tc>
          <w:tcPr>
            <w:tcW w:w="666" w:type="dxa"/>
          </w:tcPr>
          <w:p w:rsidR="00D13218" w:rsidRDefault="00E0289C" w:rsidP="005C45B2">
            <w:pPr>
              <w:pStyle w:val="EstiloSW1"/>
              <w:ind w:left="0"/>
              <w:jc w:val="center"/>
            </w:pPr>
            <w:r>
              <w:t>0</w:t>
            </w:r>
          </w:p>
        </w:tc>
        <w:tc>
          <w:tcPr>
            <w:tcW w:w="2879" w:type="dxa"/>
          </w:tcPr>
          <w:p w:rsidR="00D13218" w:rsidRDefault="00E0289C" w:rsidP="005C45B2">
            <w:pPr>
              <w:pStyle w:val="EstiloSW1"/>
              <w:ind w:left="0"/>
              <w:jc w:val="center"/>
            </w:pPr>
            <w:r>
              <w:t>5</w:t>
            </w:r>
          </w:p>
        </w:tc>
      </w:tr>
    </w:tbl>
    <w:p w:rsidR="005F77FD" w:rsidRDefault="005F77FD" w:rsidP="005F77FD">
      <w:pPr>
        <w:pStyle w:val="EstiloSW1"/>
        <w:ind w:left="1211"/>
        <w:rPr>
          <w:lang w:val="es-MX"/>
        </w:rPr>
      </w:pPr>
    </w:p>
    <w:p w:rsidR="001A3886" w:rsidRDefault="001A3886" w:rsidP="005F77FD">
      <w:pPr>
        <w:pStyle w:val="EstiloSW1"/>
        <w:ind w:left="1211"/>
        <w:rPr>
          <w:lang w:val="es-MX"/>
        </w:rPr>
      </w:pPr>
    </w:p>
    <w:p w:rsidR="001A3886" w:rsidRDefault="001A3886" w:rsidP="005F77FD">
      <w:pPr>
        <w:pStyle w:val="EstiloSW1"/>
        <w:ind w:left="1211"/>
        <w:rPr>
          <w:lang w:val="es-MX"/>
        </w:rPr>
      </w:pPr>
    </w:p>
    <w:p w:rsidR="001A3886" w:rsidRDefault="001A3886" w:rsidP="005F77FD">
      <w:pPr>
        <w:pStyle w:val="EstiloSW1"/>
        <w:ind w:left="1211"/>
        <w:rPr>
          <w:lang w:val="es-MX"/>
        </w:rPr>
      </w:pPr>
    </w:p>
    <w:p w:rsidR="001A3886" w:rsidRDefault="001A3886" w:rsidP="005F77FD">
      <w:pPr>
        <w:pStyle w:val="EstiloSW1"/>
        <w:ind w:left="1211"/>
        <w:rPr>
          <w:lang w:val="es-MX"/>
        </w:rPr>
      </w:pPr>
    </w:p>
    <w:p w:rsidR="00176BA8" w:rsidRDefault="00176BA8" w:rsidP="00133D47">
      <w:pPr>
        <w:pStyle w:val="Ttulo4"/>
        <w:numPr>
          <w:ilvl w:val="3"/>
          <w:numId w:val="3"/>
        </w:numPr>
        <w:rPr>
          <w:rFonts w:ascii="Times New Roman" w:hAnsi="Times New Roman" w:cs="Times New Roman"/>
          <w:b/>
          <w:i w:val="0"/>
          <w:color w:val="auto"/>
        </w:rPr>
      </w:pPr>
      <w:r w:rsidRPr="0041783A">
        <w:rPr>
          <w:rFonts w:ascii="Times New Roman" w:hAnsi="Times New Roman" w:cs="Times New Roman"/>
          <w:b/>
          <w:i w:val="0"/>
          <w:color w:val="auto"/>
        </w:rPr>
        <w:t>Priorización</w:t>
      </w:r>
    </w:p>
    <w:p w:rsidR="005F77FD" w:rsidRPr="005F77FD" w:rsidRDefault="005F77FD" w:rsidP="005F77FD"/>
    <w:tbl>
      <w:tblPr>
        <w:tblStyle w:val="Tablaconcuadrcula"/>
        <w:tblW w:w="0" w:type="auto"/>
        <w:tblInd w:w="851" w:type="dxa"/>
        <w:tblLook w:val="04A0" w:firstRow="1" w:lastRow="0" w:firstColumn="1" w:lastColumn="0" w:noHBand="0" w:noVBand="1"/>
      </w:tblPr>
      <w:tblGrid>
        <w:gridCol w:w="987"/>
        <w:gridCol w:w="4378"/>
        <w:gridCol w:w="2612"/>
      </w:tblGrid>
      <w:tr w:rsidR="005F77FD" w:rsidTr="005F77FD">
        <w:tc>
          <w:tcPr>
            <w:tcW w:w="987" w:type="dxa"/>
          </w:tcPr>
          <w:p w:rsidR="005F77FD" w:rsidRDefault="005F77FD" w:rsidP="005F77FD">
            <w:pPr>
              <w:pStyle w:val="EstiloSW1"/>
              <w:ind w:left="0"/>
              <w:jc w:val="center"/>
            </w:pPr>
            <w:r>
              <w:t>CU01</w:t>
            </w:r>
          </w:p>
        </w:tc>
        <w:tc>
          <w:tcPr>
            <w:tcW w:w="4378" w:type="dxa"/>
          </w:tcPr>
          <w:p w:rsidR="005F77FD" w:rsidRDefault="005F77FD" w:rsidP="00D13218">
            <w:pPr>
              <w:pStyle w:val="EstiloSW1"/>
              <w:ind w:left="0"/>
            </w:pPr>
            <w:r>
              <w:t>Gestionar personal</w:t>
            </w:r>
          </w:p>
        </w:tc>
        <w:tc>
          <w:tcPr>
            <w:tcW w:w="2612" w:type="dxa"/>
          </w:tcPr>
          <w:p w:rsidR="005F77FD" w:rsidRDefault="00D13218" w:rsidP="0023496A">
            <w:pPr>
              <w:pStyle w:val="EstiloSW1"/>
              <w:ind w:left="0"/>
              <w:jc w:val="center"/>
            </w:pPr>
            <w:r>
              <w:t>MEDIA</w:t>
            </w:r>
            <w:r w:rsidR="006773F0">
              <w:t xml:space="preserve"> x</w:t>
            </w:r>
          </w:p>
        </w:tc>
      </w:tr>
      <w:tr w:rsidR="005F77FD" w:rsidTr="005F77FD">
        <w:tc>
          <w:tcPr>
            <w:tcW w:w="987" w:type="dxa"/>
          </w:tcPr>
          <w:p w:rsidR="005F77FD" w:rsidRDefault="005F77FD" w:rsidP="005F77FD">
            <w:pPr>
              <w:pStyle w:val="EstiloSW1"/>
              <w:ind w:left="0"/>
              <w:jc w:val="center"/>
            </w:pPr>
            <w:r>
              <w:t>CU02</w:t>
            </w:r>
          </w:p>
        </w:tc>
        <w:tc>
          <w:tcPr>
            <w:tcW w:w="4378" w:type="dxa"/>
          </w:tcPr>
          <w:p w:rsidR="005F77FD" w:rsidRDefault="005F77FD" w:rsidP="00D13218">
            <w:pPr>
              <w:pStyle w:val="EstiloSW1"/>
              <w:ind w:left="0"/>
            </w:pPr>
            <w:r>
              <w:t>Gestionar equipo pesado</w:t>
            </w:r>
          </w:p>
        </w:tc>
        <w:tc>
          <w:tcPr>
            <w:tcW w:w="2612" w:type="dxa"/>
          </w:tcPr>
          <w:p w:rsidR="005F77FD" w:rsidRDefault="00D13218" w:rsidP="0023496A">
            <w:pPr>
              <w:pStyle w:val="EstiloSW1"/>
              <w:ind w:left="0"/>
              <w:jc w:val="center"/>
            </w:pPr>
            <w:r>
              <w:t>MEDIA</w:t>
            </w:r>
            <w:r w:rsidR="00B6225A">
              <w:t xml:space="preserve"> x</w:t>
            </w:r>
          </w:p>
        </w:tc>
      </w:tr>
      <w:tr w:rsidR="005F77FD" w:rsidTr="005F77FD">
        <w:tc>
          <w:tcPr>
            <w:tcW w:w="987" w:type="dxa"/>
          </w:tcPr>
          <w:p w:rsidR="005F77FD" w:rsidRDefault="005F77FD" w:rsidP="005F77FD">
            <w:pPr>
              <w:pStyle w:val="EstiloSW1"/>
              <w:ind w:left="0"/>
              <w:jc w:val="center"/>
            </w:pPr>
            <w:r>
              <w:t>CU03</w:t>
            </w:r>
          </w:p>
        </w:tc>
        <w:tc>
          <w:tcPr>
            <w:tcW w:w="4378" w:type="dxa"/>
          </w:tcPr>
          <w:p w:rsidR="005F77FD" w:rsidRDefault="005F77FD" w:rsidP="00D13218">
            <w:pPr>
              <w:pStyle w:val="EstiloSW1"/>
              <w:ind w:left="0"/>
            </w:pPr>
            <w:r>
              <w:t>Gestionar ítems obras</w:t>
            </w:r>
          </w:p>
        </w:tc>
        <w:tc>
          <w:tcPr>
            <w:tcW w:w="2612" w:type="dxa"/>
          </w:tcPr>
          <w:p w:rsidR="005F77FD" w:rsidRDefault="00D13218" w:rsidP="0023496A">
            <w:pPr>
              <w:pStyle w:val="EstiloSW1"/>
              <w:ind w:left="0"/>
              <w:jc w:val="center"/>
            </w:pPr>
            <w:r>
              <w:t>BAJA</w:t>
            </w:r>
            <w:r w:rsidR="00B6225A">
              <w:t xml:space="preserve"> x</w:t>
            </w:r>
          </w:p>
        </w:tc>
      </w:tr>
      <w:tr w:rsidR="005F77FD" w:rsidTr="005F77FD">
        <w:tc>
          <w:tcPr>
            <w:tcW w:w="987" w:type="dxa"/>
          </w:tcPr>
          <w:p w:rsidR="005F77FD" w:rsidRDefault="005F77FD" w:rsidP="005F77FD">
            <w:pPr>
              <w:pStyle w:val="EstiloSW1"/>
              <w:ind w:left="0"/>
              <w:jc w:val="center"/>
            </w:pPr>
            <w:r>
              <w:t>CU04</w:t>
            </w:r>
          </w:p>
        </w:tc>
        <w:tc>
          <w:tcPr>
            <w:tcW w:w="4378" w:type="dxa"/>
          </w:tcPr>
          <w:p w:rsidR="005F77FD" w:rsidRDefault="005F77FD" w:rsidP="00D13218">
            <w:pPr>
              <w:pStyle w:val="EstiloSW1"/>
              <w:ind w:left="0"/>
            </w:pPr>
            <w:r>
              <w:t>Gestionar actividades improductivas</w:t>
            </w:r>
          </w:p>
        </w:tc>
        <w:tc>
          <w:tcPr>
            <w:tcW w:w="2612" w:type="dxa"/>
          </w:tcPr>
          <w:p w:rsidR="005F77FD" w:rsidRDefault="00D13218" w:rsidP="0023496A">
            <w:pPr>
              <w:pStyle w:val="EstiloSW1"/>
              <w:ind w:left="0"/>
              <w:jc w:val="center"/>
            </w:pPr>
            <w:r>
              <w:t>BAJA</w:t>
            </w:r>
            <w:r w:rsidR="006773F0">
              <w:t xml:space="preserve"> x</w:t>
            </w:r>
          </w:p>
        </w:tc>
      </w:tr>
      <w:tr w:rsidR="005F77FD" w:rsidTr="005F77FD">
        <w:tc>
          <w:tcPr>
            <w:tcW w:w="987" w:type="dxa"/>
          </w:tcPr>
          <w:p w:rsidR="005F77FD" w:rsidRDefault="005F77FD" w:rsidP="005F77FD">
            <w:pPr>
              <w:pStyle w:val="EstiloSW1"/>
              <w:ind w:left="0"/>
              <w:jc w:val="center"/>
            </w:pPr>
            <w:r>
              <w:t>CU05</w:t>
            </w:r>
          </w:p>
        </w:tc>
        <w:tc>
          <w:tcPr>
            <w:tcW w:w="4378" w:type="dxa"/>
          </w:tcPr>
          <w:p w:rsidR="005F77FD" w:rsidRDefault="005F77FD" w:rsidP="00D13218">
            <w:pPr>
              <w:pStyle w:val="EstiloSW1"/>
              <w:ind w:left="0"/>
            </w:pPr>
            <w:r>
              <w:t>Gestionar orden de trabajo</w:t>
            </w:r>
          </w:p>
        </w:tc>
        <w:tc>
          <w:tcPr>
            <w:tcW w:w="2612" w:type="dxa"/>
          </w:tcPr>
          <w:p w:rsidR="005F77FD" w:rsidRDefault="00D13218" w:rsidP="0023496A">
            <w:pPr>
              <w:pStyle w:val="EstiloSW1"/>
              <w:ind w:left="0"/>
              <w:jc w:val="center"/>
            </w:pPr>
            <w:r>
              <w:t>ALTA</w:t>
            </w:r>
            <w:r w:rsidR="006773F0">
              <w:t xml:space="preserve"> x</w:t>
            </w:r>
          </w:p>
        </w:tc>
      </w:tr>
      <w:tr w:rsidR="005F77FD" w:rsidTr="005F77FD">
        <w:tc>
          <w:tcPr>
            <w:tcW w:w="987" w:type="dxa"/>
          </w:tcPr>
          <w:p w:rsidR="005F77FD" w:rsidRDefault="005F77FD" w:rsidP="005F77FD">
            <w:pPr>
              <w:pStyle w:val="EstiloSW1"/>
              <w:ind w:left="0"/>
              <w:jc w:val="center"/>
            </w:pPr>
            <w:r>
              <w:t>CU06</w:t>
            </w:r>
          </w:p>
        </w:tc>
        <w:tc>
          <w:tcPr>
            <w:tcW w:w="4378" w:type="dxa"/>
          </w:tcPr>
          <w:p w:rsidR="005F77FD" w:rsidRDefault="005F77FD" w:rsidP="00D13218">
            <w:pPr>
              <w:pStyle w:val="EstiloSW1"/>
              <w:ind w:left="0"/>
            </w:pPr>
            <w:r>
              <w:t>Gestionar transferencia de personal</w:t>
            </w:r>
          </w:p>
        </w:tc>
        <w:tc>
          <w:tcPr>
            <w:tcW w:w="2612" w:type="dxa"/>
          </w:tcPr>
          <w:p w:rsidR="005F77FD" w:rsidRDefault="00D13218" w:rsidP="0023496A">
            <w:pPr>
              <w:pStyle w:val="EstiloSW1"/>
              <w:ind w:left="0"/>
              <w:jc w:val="center"/>
            </w:pPr>
            <w:r>
              <w:t>MEDIA</w:t>
            </w:r>
            <w:r w:rsidR="000A72C2">
              <w:t xml:space="preserve"> x</w:t>
            </w:r>
          </w:p>
        </w:tc>
      </w:tr>
      <w:tr w:rsidR="005F77FD" w:rsidTr="005F77FD">
        <w:tc>
          <w:tcPr>
            <w:tcW w:w="987" w:type="dxa"/>
          </w:tcPr>
          <w:p w:rsidR="005F77FD" w:rsidRDefault="005F77FD" w:rsidP="005F77FD">
            <w:pPr>
              <w:pStyle w:val="EstiloSW1"/>
              <w:ind w:left="0"/>
              <w:jc w:val="center"/>
            </w:pPr>
            <w:r>
              <w:t>CU07</w:t>
            </w:r>
          </w:p>
        </w:tc>
        <w:tc>
          <w:tcPr>
            <w:tcW w:w="4378" w:type="dxa"/>
          </w:tcPr>
          <w:p w:rsidR="005F77FD" w:rsidRDefault="005F77FD" w:rsidP="00D13218">
            <w:pPr>
              <w:pStyle w:val="EstiloSW1"/>
              <w:ind w:left="0"/>
            </w:pPr>
            <w:r>
              <w:t>Gestionar transferencia de equipo pesado</w:t>
            </w:r>
          </w:p>
        </w:tc>
        <w:tc>
          <w:tcPr>
            <w:tcW w:w="2612" w:type="dxa"/>
          </w:tcPr>
          <w:p w:rsidR="005F77FD" w:rsidRDefault="00D13218" w:rsidP="0023496A">
            <w:pPr>
              <w:pStyle w:val="EstiloSW1"/>
              <w:ind w:left="0"/>
              <w:jc w:val="center"/>
            </w:pPr>
            <w:r>
              <w:t>MEDIA</w:t>
            </w:r>
          </w:p>
        </w:tc>
      </w:tr>
      <w:tr w:rsidR="005F77FD" w:rsidTr="005F77FD">
        <w:tc>
          <w:tcPr>
            <w:tcW w:w="987" w:type="dxa"/>
          </w:tcPr>
          <w:p w:rsidR="005F77FD" w:rsidRDefault="005F77FD" w:rsidP="005F77FD">
            <w:pPr>
              <w:pStyle w:val="EstiloSW1"/>
              <w:ind w:left="0"/>
              <w:jc w:val="center"/>
            </w:pPr>
            <w:r>
              <w:t>CU08</w:t>
            </w:r>
          </w:p>
        </w:tc>
        <w:tc>
          <w:tcPr>
            <w:tcW w:w="4378" w:type="dxa"/>
          </w:tcPr>
          <w:p w:rsidR="005F77FD" w:rsidRDefault="005F77FD" w:rsidP="00D13218">
            <w:pPr>
              <w:pStyle w:val="EstiloSW1"/>
              <w:ind w:left="0"/>
            </w:pPr>
            <w:r>
              <w:t>Gestionar parte diario de equipo</w:t>
            </w:r>
          </w:p>
        </w:tc>
        <w:tc>
          <w:tcPr>
            <w:tcW w:w="2612" w:type="dxa"/>
          </w:tcPr>
          <w:p w:rsidR="005F77FD" w:rsidRDefault="00D13218" w:rsidP="0023496A">
            <w:pPr>
              <w:pStyle w:val="EstiloSW1"/>
              <w:ind w:left="0"/>
              <w:jc w:val="center"/>
            </w:pPr>
            <w:r>
              <w:t>ALTA</w:t>
            </w:r>
          </w:p>
        </w:tc>
      </w:tr>
      <w:tr w:rsidR="005F77FD" w:rsidTr="005F77FD">
        <w:tc>
          <w:tcPr>
            <w:tcW w:w="987" w:type="dxa"/>
          </w:tcPr>
          <w:p w:rsidR="005F77FD" w:rsidRDefault="005F77FD" w:rsidP="005F77FD">
            <w:pPr>
              <w:pStyle w:val="EstiloSW1"/>
              <w:ind w:left="0"/>
              <w:jc w:val="center"/>
            </w:pPr>
            <w:r>
              <w:t>CU09</w:t>
            </w:r>
          </w:p>
        </w:tc>
        <w:tc>
          <w:tcPr>
            <w:tcW w:w="4378" w:type="dxa"/>
          </w:tcPr>
          <w:p w:rsidR="005F77FD" w:rsidRDefault="00D13218" w:rsidP="00D13218">
            <w:pPr>
              <w:pStyle w:val="EstiloSW1"/>
              <w:ind w:left="0"/>
            </w:pPr>
            <w:r>
              <w:t>Administrar gestiones de periodo</w:t>
            </w:r>
          </w:p>
        </w:tc>
        <w:tc>
          <w:tcPr>
            <w:tcW w:w="2612" w:type="dxa"/>
          </w:tcPr>
          <w:p w:rsidR="005F77FD" w:rsidRPr="00AA35F0" w:rsidRDefault="00D13218" w:rsidP="0023496A">
            <w:pPr>
              <w:pStyle w:val="EstiloSW1"/>
              <w:ind w:left="0"/>
              <w:jc w:val="center"/>
              <w:rPr>
                <w:u w:val="single"/>
              </w:rPr>
            </w:pPr>
            <w:r>
              <w:t>BAJA</w:t>
            </w:r>
            <w:r w:rsidR="00AA35F0">
              <w:t xml:space="preserve"> X </w:t>
            </w:r>
          </w:p>
        </w:tc>
      </w:tr>
      <w:tr w:rsidR="00E0289C" w:rsidTr="005F77FD">
        <w:tc>
          <w:tcPr>
            <w:tcW w:w="987" w:type="dxa"/>
          </w:tcPr>
          <w:p w:rsidR="00E0289C" w:rsidRDefault="009C220B" w:rsidP="005F77FD">
            <w:pPr>
              <w:pStyle w:val="EstiloSW1"/>
              <w:ind w:left="0"/>
              <w:jc w:val="center"/>
            </w:pPr>
            <w:r>
              <w:t>CU10</w:t>
            </w:r>
          </w:p>
        </w:tc>
        <w:tc>
          <w:tcPr>
            <w:tcW w:w="4378" w:type="dxa"/>
          </w:tcPr>
          <w:p w:rsidR="00E0289C" w:rsidRDefault="00994B5A" w:rsidP="00D13218">
            <w:pPr>
              <w:pStyle w:val="EstiloSW1"/>
              <w:ind w:left="0"/>
            </w:pPr>
            <w:r>
              <w:t>Gestionar baja de equipo pesado</w:t>
            </w:r>
          </w:p>
        </w:tc>
        <w:tc>
          <w:tcPr>
            <w:tcW w:w="2612" w:type="dxa"/>
          </w:tcPr>
          <w:p w:rsidR="00E0289C" w:rsidRDefault="00E0289C" w:rsidP="00E0289C">
            <w:pPr>
              <w:pStyle w:val="EstiloSW1"/>
              <w:ind w:left="0"/>
              <w:jc w:val="center"/>
            </w:pPr>
            <w:r>
              <w:t>BAJA</w:t>
            </w:r>
          </w:p>
        </w:tc>
      </w:tr>
      <w:tr w:rsidR="00994B5A" w:rsidTr="005F77FD">
        <w:tc>
          <w:tcPr>
            <w:tcW w:w="987" w:type="dxa"/>
          </w:tcPr>
          <w:p w:rsidR="00994B5A" w:rsidRDefault="009C220B" w:rsidP="005F77FD">
            <w:pPr>
              <w:pStyle w:val="EstiloSW1"/>
              <w:ind w:left="0"/>
              <w:jc w:val="center"/>
            </w:pPr>
            <w:r>
              <w:t>CU11</w:t>
            </w:r>
          </w:p>
        </w:tc>
        <w:tc>
          <w:tcPr>
            <w:tcW w:w="4378" w:type="dxa"/>
          </w:tcPr>
          <w:p w:rsidR="00994B5A" w:rsidRDefault="00994B5A" w:rsidP="00D13218">
            <w:pPr>
              <w:pStyle w:val="EstiloSW1"/>
              <w:ind w:left="0"/>
            </w:pPr>
            <w:r>
              <w:t>Gestionar baja de personal</w:t>
            </w:r>
          </w:p>
        </w:tc>
        <w:tc>
          <w:tcPr>
            <w:tcW w:w="2612" w:type="dxa"/>
          </w:tcPr>
          <w:p w:rsidR="00994B5A" w:rsidRDefault="00994B5A" w:rsidP="00E0289C">
            <w:pPr>
              <w:pStyle w:val="EstiloSW1"/>
              <w:ind w:left="0"/>
              <w:jc w:val="center"/>
            </w:pPr>
            <w:r>
              <w:t>BAJA</w:t>
            </w:r>
          </w:p>
        </w:tc>
      </w:tr>
    </w:tbl>
    <w:p w:rsidR="005F77FD" w:rsidRPr="005F77FD" w:rsidRDefault="005F77FD" w:rsidP="005F77FD">
      <w:pPr>
        <w:ind w:left="851"/>
      </w:pPr>
    </w:p>
    <w:p w:rsidR="003A6545" w:rsidRPr="003A6545" w:rsidRDefault="003A6545" w:rsidP="00045BF4">
      <w:pPr>
        <w:tabs>
          <w:tab w:val="left" w:pos="1740"/>
        </w:tabs>
        <w:ind w:left="851"/>
      </w:pPr>
    </w:p>
    <w:p w:rsidR="00176BA8" w:rsidRPr="0041783A" w:rsidRDefault="00176BA8" w:rsidP="00133D47">
      <w:pPr>
        <w:pStyle w:val="Ttulo2"/>
        <w:numPr>
          <w:ilvl w:val="1"/>
          <w:numId w:val="3"/>
        </w:numPr>
        <w:rPr>
          <w:rFonts w:ascii="Times New Roman" w:hAnsi="Times New Roman" w:cs="Times New Roman"/>
          <w:b/>
          <w:color w:val="auto"/>
        </w:rPr>
      </w:pPr>
      <w:r w:rsidRPr="0041783A">
        <w:rPr>
          <w:rFonts w:ascii="Times New Roman" w:hAnsi="Times New Roman" w:cs="Times New Roman"/>
          <w:b/>
          <w:color w:val="auto"/>
        </w:rPr>
        <w:t>DETALLAR CASOS DE USO</w:t>
      </w:r>
    </w:p>
    <w:p w:rsidR="00B11813" w:rsidRDefault="00B11813" w:rsidP="00B11813">
      <w:pPr>
        <w:pStyle w:val="Ttulo3"/>
        <w:ind w:firstLine="340"/>
        <w:rPr>
          <w:rFonts w:ascii="Times New Roman" w:hAnsi="Times New Roman" w:cs="Times New Roman"/>
          <w:b/>
          <w:color w:val="auto"/>
        </w:rPr>
      </w:pPr>
      <w:r>
        <w:rPr>
          <w:rFonts w:ascii="Times New Roman" w:hAnsi="Times New Roman" w:cs="Times New Roman"/>
          <w:b/>
          <w:color w:val="auto"/>
        </w:rPr>
        <w:t>3.3.1. CU01: Gestionar personal.</w:t>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3.3.1.1. </w:t>
      </w:r>
      <w:r w:rsidRPr="0041783A">
        <w:rPr>
          <w:rFonts w:ascii="Times New Roman" w:hAnsi="Times New Roman" w:cs="Times New Roman"/>
          <w:b/>
          <w:i w:val="0"/>
          <w:color w:val="auto"/>
        </w:rPr>
        <w:t>Diagrama de caso de uso</w:t>
      </w:r>
    </w:p>
    <w:p w:rsidR="007A6B82" w:rsidRDefault="00D11680" w:rsidP="007A6B82">
      <w:pPr>
        <w:jc w:val="center"/>
      </w:pPr>
      <w:r w:rsidRPr="00D11680">
        <w:rPr>
          <w:noProof/>
          <w:lang w:eastAsia="es-BO"/>
        </w:rPr>
        <w:drawing>
          <wp:inline distT="0" distB="0" distL="0" distR="0">
            <wp:extent cx="2133600" cy="18573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3600" cy="1857375"/>
                    </a:xfrm>
                    <a:prstGeom prst="rect">
                      <a:avLst/>
                    </a:prstGeom>
                    <a:noFill/>
                    <a:ln>
                      <a:noFill/>
                    </a:ln>
                  </pic:spPr>
                </pic:pic>
              </a:graphicData>
            </a:graphic>
          </wp:inline>
        </w:drawing>
      </w:r>
    </w:p>
    <w:p w:rsidR="001A3886" w:rsidRPr="007A6B82" w:rsidRDefault="001A3886" w:rsidP="007A6B82">
      <w:pPr>
        <w:jc w:val="center"/>
      </w:pP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3.3.1.2. </w:t>
      </w:r>
      <w:r w:rsidRPr="0041783A">
        <w:rPr>
          <w:rFonts w:ascii="Times New Roman" w:hAnsi="Times New Roman" w:cs="Times New Roman"/>
          <w:b/>
          <w:i w:val="0"/>
          <w:color w:val="auto"/>
        </w:rPr>
        <w:t>Descripción del caso de uso</w:t>
      </w:r>
    </w:p>
    <w:tbl>
      <w:tblPr>
        <w:tblW w:w="9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3"/>
        <w:gridCol w:w="2181"/>
        <w:gridCol w:w="2181"/>
        <w:gridCol w:w="2676"/>
      </w:tblGrid>
      <w:tr w:rsidR="00710701" w:rsidRPr="0051289B" w:rsidTr="00137906">
        <w:trPr>
          <w:trHeight w:val="296"/>
        </w:trPr>
        <w:tc>
          <w:tcPr>
            <w:tcW w:w="9291" w:type="dxa"/>
            <w:gridSpan w:val="4"/>
            <w:shd w:val="clear" w:color="auto" w:fill="4F81BD"/>
          </w:tcPr>
          <w:p w:rsidR="00710701" w:rsidRPr="0051289B" w:rsidRDefault="00710701" w:rsidP="005C45B2">
            <w:pPr>
              <w:contextualSpacing/>
              <w:jc w:val="center"/>
              <w:rPr>
                <w:rFonts w:ascii="Times New Roman" w:hAnsi="Times New Roman" w:cs="Times New Roman"/>
                <w:b/>
                <w:bCs/>
                <w:sz w:val="24"/>
                <w:szCs w:val="24"/>
              </w:rPr>
            </w:pPr>
            <w:r w:rsidRPr="0051289B">
              <w:rPr>
                <w:rFonts w:ascii="Times New Roman" w:hAnsi="Times New Roman" w:cs="Times New Roman"/>
                <w:b/>
                <w:bCs/>
                <w:sz w:val="24"/>
                <w:szCs w:val="24"/>
              </w:rPr>
              <w:t xml:space="preserve">CASO DE USO: </w:t>
            </w:r>
            <w:r w:rsidR="0051289B" w:rsidRPr="0051289B">
              <w:rPr>
                <w:rFonts w:ascii="Times New Roman" w:hAnsi="Times New Roman" w:cs="Times New Roman"/>
                <w:b/>
                <w:bCs/>
                <w:sz w:val="24"/>
                <w:szCs w:val="24"/>
              </w:rPr>
              <w:t>Gestionar personal</w:t>
            </w:r>
          </w:p>
        </w:tc>
      </w:tr>
      <w:tr w:rsidR="00710701" w:rsidRPr="0051289B" w:rsidTr="00137906">
        <w:trPr>
          <w:trHeight w:val="281"/>
        </w:trPr>
        <w:tc>
          <w:tcPr>
            <w:tcW w:w="2253" w:type="dxa"/>
            <w:shd w:val="clear" w:color="auto" w:fill="4F81BD"/>
          </w:tcPr>
          <w:p w:rsidR="00710701" w:rsidRPr="0051289B" w:rsidRDefault="00710701"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t>ID :</w:t>
            </w:r>
          </w:p>
        </w:tc>
        <w:tc>
          <w:tcPr>
            <w:tcW w:w="7038" w:type="dxa"/>
            <w:gridSpan w:val="3"/>
            <w:shd w:val="clear" w:color="auto" w:fill="4F81BD"/>
          </w:tcPr>
          <w:p w:rsidR="00710701" w:rsidRPr="0051289B" w:rsidRDefault="00710701" w:rsidP="005C45B2">
            <w:pPr>
              <w:contextualSpacing/>
              <w:rPr>
                <w:rFonts w:ascii="Times New Roman" w:hAnsi="Times New Roman" w:cs="Times New Roman"/>
                <w:b/>
                <w:bCs/>
                <w:sz w:val="24"/>
                <w:szCs w:val="24"/>
              </w:rPr>
            </w:pPr>
            <w:r w:rsidRPr="0051289B">
              <w:rPr>
                <w:rFonts w:ascii="Times New Roman" w:hAnsi="Times New Roman" w:cs="Times New Roman"/>
                <w:b/>
                <w:bCs/>
                <w:sz w:val="24"/>
                <w:szCs w:val="24"/>
              </w:rPr>
              <w:t>CU1.</w:t>
            </w:r>
          </w:p>
        </w:tc>
      </w:tr>
      <w:tr w:rsidR="00710701" w:rsidRPr="0051289B" w:rsidTr="00137906">
        <w:trPr>
          <w:trHeight w:val="577"/>
        </w:trPr>
        <w:tc>
          <w:tcPr>
            <w:tcW w:w="2253" w:type="dxa"/>
            <w:shd w:val="clear" w:color="auto" w:fill="DBE5F1"/>
          </w:tcPr>
          <w:p w:rsidR="00710701" w:rsidRPr="0051289B" w:rsidRDefault="00710701"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Creado por:</w:t>
            </w:r>
          </w:p>
        </w:tc>
        <w:tc>
          <w:tcPr>
            <w:tcW w:w="2181" w:type="dxa"/>
          </w:tcPr>
          <w:p w:rsidR="00710701" w:rsidRPr="0051289B" w:rsidRDefault="0051289B" w:rsidP="0051289B">
            <w:pPr>
              <w:contextualSpacing/>
              <w:rPr>
                <w:rFonts w:ascii="Times New Roman" w:hAnsi="Times New Roman" w:cs="Times New Roman"/>
                <w:sz w:val="24"/>
                <w:szCs w:val="24"/>
              </w:rPr>
            </w:pPr>
            <w:r w:rsidRPr="0051289B">
              <w:rPr>
                <w:rFonts w:ascii="Times New Roman" w:hAnsi="Times New Roman" w:cs="Times New Roman"/>
                <w:sz w:val="24"/>
                <w:szCs w:val="24"/>
              </w:rPr>
              <w:t>Alex Limbert Yalusqui Godoy</w:t>
            </w:r>
          </w:p>
        </w:tc>
        <w:tc>
          <w:tcPr>
            <w:tcW w:w="2181" w:type="dxa"/>
            <w:shd w:val="clear" w:color="auto" w:fill="DBE5F1"/>
          </w:tcPr>
          <w:p w:rsidR="00710701" w:rsidRPr="0051289B" w:rsidRDefault="00710701" w:rsidP="005C45B2">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Última modificación por:</w:t>
            </w:r>
          </w:p>
        </w:tc>
        <w:tc>
          <w:tcPr>
            <w:tcW w:w="2676" w:type="dxa"/>
          </w:tcPr>
          <w:p w:rsidR="00710701" w:rsidRPr="0051289B" w:rsidRDefault="0051289B" w:rsidP="005C45B2">
            <w:pPr>
              <w:contextualSpacing/>
              <w:rPr>
                <w:rFonts w:ascii="Times New Roman" w:hAnsi="Times New Roman" w:cs="Times New Roman"/>
                <w:sz w:val="24"/>
                <w:szCs w:val="24"/>
              </w:rPr>
            </w:pPr>
            <w:r>
              <w:rPr>
                <w:rFonts w:ascii="Times New Roman" w:hAnsi="Times New Roman" w:cs="Times New Roman"/>
                <w:sz w:val="24"/>
                <w:szCs w:val="24"/>
              </w:rPr>
              <w:t>Alex Limbert Yalusqui Godoy</w:t>
            </w:r>
          </w:p>
        </w:tc>
      </w:tr>
      <w:tr w:rsidR="00710701" w:rsidRPr="0051289B" w:rsidTr="00137906">
        <w:trPr>
          <w:trHeight w:val="592"/>
        </w:trPr>
        <w:tc>
          <w:tcPr>
            <w:tcW w:w="2253" w:type="dxa"/>
            <w:shd w:val="clear" w:color="auto" w:fill="DBE5F1"/>
          </w:tcPr>
          <w:p w:rsidR="00710701" w:rsidRPr="0051289B" w:rsidRDefault="00710701"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Fecha de creación:</w:t>
            </w:r>
          </w:p>
        </w:tc>
        <w:tc>
          <w:tcPr>
            <w:tcW w:w="2181" w:type="dxa"/>
          </w:tcPr>
          <w:p w:rsidR="00710701" w:rsidRPr="0051289B" w:rsidRDefault="0051289B" w:rsidP="005C45B2">
            <w:pPr>
              <w:contextualSpacing/>
              <w:rPr>
                <w:rFonts w:ascii="Times New Roman" w:hAnsi="Times New Roman" w:cs="Times New Roman"/>
                <w:sz w:val="24"/>
                <w:szCs w:val="24"/>
              </w:rPr>
            </w:pPr>
            <w:r>
              <w:rPr>
                <w:rFonts w:ascii="Times New Roman" w:hAnsi="Times New Roman" w:cs="Times New Roman"/>
                <w:sz w:val="24"/>
                <w:szCs w:val="24"/>
              </w:rPr>
              <w:t>23-agosto-2015</w:t>
            </w:r>
          </w:p>
        </w:tc>
        <w:tc>
          <w:tcPr>
            <w:tcW w:w="2181" w:type="dxa"/>
            <w:shd w:val="clear" w:color="auto" w:fill="DBE5F1"/>
          </w:tcPr>
          <w:p w:rsidR="00710701" w:rsidRPr="0051289B" w:rsidRDefault="00710701" w:rsidP="005C45B2">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Fecha de última modificación:</w:t>
            </w:r>
          </w:p>
        </w:tc>
        <w:tc>
          <w:tcPr>
            <w:tcW w:w="2676" w:type="dxa"/>
          </w:tcPr>
          <w:p w:rsidR="00710701" w:rsidRPr="0051289B" w:rsidRDefault="0051289B" w:rsidP="005C45B2">
            <w:pPr>
              <w:contextualSpacing/>
              <w:rPr>
                <w:rFonts w:ascii="Times New Roman" w:hAnsi="Times New Roman" w:cs="Times New Roman"/>
                <w:sz w:val="24"/>
                <w:szCs w:val="24"/>
              </w:rPr>
            </w:pPr>
            <w:r>
              <w:rPr>
                <w:rFonts w:ascii="Times New Roman" w:hAnsi="Times New Roman" w:cs="Times New Roman"/>
                <w:sz w:val="24"/>
                <w:szCs w:val="24"/>
              </w:rPr>
              <w:t>23-agosto- 2015</w:t>
            </w:r>
          </w:p>
        </w:tc>
      </w:tr>
      <w:tr w:rsidR="00710701" w:rsidRPr="0051289B" w:rsidTr="00137906">
        <w:trPr>
          <w:trHeight w:val="281"/>
        </w:trPr>
        <w:tc>
          <w:tcPr>
            <w:tcW w:w="2253" w:type="dxa"/>
            <w:shd w:val="clear" w:color="auto" w:fill="DBE5F1"/>
          </w:tcPr>
          <w:p w:rsidR="00710701" w:rsidRPr="0051289B" w:rsidRDefault="00710701"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Primarios:</w:t>
            </w:r>
          </w:p>
        </w:tc>
        <w:tc>
          <w:tcPr>
            <w:tcW w:w="7038" w:type="dxa"/>
            <w:gridSpan w:val="3"/>
          </w:tcPr>
          <w:p w:rsidR="00710701" w:rsidRPr="0051289B" w:rsidRDefault="0051289B" w:rsidP="005C45B2">
            <w:pPr>
              <w:contextualSpacing/>
              <w:rPr>
                <w:rFonts w:ascii="Times New Roman" w:hAnsi="Times New Roman" w:cs="Times New Roman"/>
                <w:sz w:val="24"/>
                <w:szCs w:val="24"/>
              </w:rPr>
            </w:pPr>
            <w:r>
              <w:rPr>
                <w:rFonts w:ascii="Times New Roman" w:hAnsi="Times New Roman" w:cs="Times New Roman"/>
                <w:sz w:val="24"/>
                <w:szCs w:val="24"/>
              </w:rPr>
              <w:t>Administrador</w:t>
            </w:r>
          </w:p>
        </w:tc>
      </w:tr>
      <w:tr w:rsidR="00710701" w:rsidRPr="0051289B" w:rsidTr="00137906">
        <w:trPr>
          <w:trHeight w:val="592"/>
        </w:trPr>
        <w:tc>
          <w:tcPr>
            <w:tcW w:w="2253" w:type="dxa"/>
            <w:shd w:val="clear" w:color="auto" w:fill="DBE5F1"/>
          </w:tcPr>
          <w:p w:rsidR="00710701" w:rsidRPr="0051289B" w:rsidRDefault="00710701"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secundarios:</w:t>
            </w:r>
          </w:p>
        </w:tc>
        <w:tc>
          <w:tcPr>
            <w:tcW w:w="7038" w:type="dxa"/>
            <w:gridSpan w:val="3"/>
          </w:tcPr>
          <w:p w:rsidR="00710701" w:rsidRPr="0051289B" w:rsidRDefault="00710701" w:rsidP="005C45B2">
            <w:pPr>
              <w:contextualSpacing/>
              <w:rPr>
                <w:rFonts w:ascii="Times New Roman" w:hAnsi="Times New Roman" w:cs="Times New Roman"/>
                <w:sz w:val="24"/>
                <w:szCs w:val="24"/>
              </w:rPr>
            </w:pPr>
          </w:p>
        </w:tc>
      </w:tr>
      <w:tr w:rsidR="00710701" w:rsidRPr="0051289B" w:rsidTr="00137906">
        <w:trPr>
          <w:trHeight w:val="1170"/>
        </w:trPr>
        <w:tc>
          <w:tcPr>
            <w:tcW w:w="2253" w:type="dxa"/>
            <w:shd w:val="clear" w:color="auto" w:fill="DBE5F1"/>
          </w:tcPr>
          <w:p w:rsidR="00710701" w:rsidRPr="0051289B" w:rsidRDefault="00710701"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Descripción:</w:t>
            </w:r>
          </w:p>
        </w:tc>
        <w:tc>
          <w:tcPr>
            <w:tcW w:w="7038" w:type="dxa"/>
            <w:gridSpan w:val="3"/>
          </w:tcPr>
          <w:p w:rsidR="00710701" w:rsidRDefault="0051289B" w:rsidP="00994B5A">
            <w:pPr>
              <w:contextualSpacing/>
              <w:rPr>
                <w:rFonts w:ascii="Times New Roman" w:hAnsi="Times New Roman" w:cs="Times New Roman"/>
                <w:sz w:val="24"/>
                <w:szCs w:val="24"/>
              </w:rPr>
            </w:pPr>
            <w:r>
              <w:rPr>
                <w:rFonts w:ascii="Times New Roman" w:hAnsi="Times New Roman" w:cs="Times New Roman"/>
                <w:sz w:val="24"/>
                <w:szCs w:val="24"/>
              </w:rPr>
              <w:t>Permite crear un personal donde se introduce los datos personales del empleado como nombre completo, dirección, teléfono</w:t>
            </w:r>
            <w:r w:rsidR="008F3542">
              <w:rPr>
                <w:rFonts w:ascii="Times New Roman" w:hAnsi="Times New Roman" w:cs="Times New Roman"/>
                <w:sz w:val="24"/>
                <w:szCs w:val="24"/>
              </w:rPr>
              <w:t>, carnet de identidad, cargo de empleado</w:t>
            </w:r>
            <w:r w:rsidR="00AF13AE">
              <w:rPr>
                <w:rFonts w:ascii="Times New Roman" w:hAnsi="Times New Roman" w:cs="Times New Roman"/>
                <w:sz w:val="24"/>
                <w:szCs w:val="24"/>
              </w:rPr>
              <w:t xml:space="preserve"> </w:t>
            </w:r>
            <w:r>
              <w:rPr>
                <w:rFonts w:ascii="Times New Roman" w:hAnsi="Times New Roman" w:cs="Times New Roman"/>
                <w:sz w:val="24"/>
                <w:szCs w:val="24"/>
              </w:rPr>
              <w:t xml:space="preserve">y orden de trabajo donde </w:t>
            </w:r>
            <w:r w:rsidR="00994B5A">
              <w:rPr>
                <w:rFonts w:ascii="Times New Roman" w:hAnsi="Times New Roman" w:cs="Times New Roman"/>
                <w:sz w:val="24"/>
                <w:szCs w:val="24"/>
              </w:rPr>
              <w:t>está contratado</w:t>
            </w:r>
            <w:r>
              <w:rPr>
                <w:rFonts w:ascii="Times New Roman" w:hAnsi="Times New Roman" w:cs="Times New Roman"/>
                <w:sz w:val="24"/>
                <w:szCs w:val="24"/>
              </w:rPr>
              <w:t>.</w:t>
            </w:r>
          </w:p>
          <w:p w:rsidR="00994B5A" w:rsidRPr="0051289B" w:rsidRDefault="008F3542" w:rsidP="00994B5A">
            <w:pPr>
              <w:contextualSpacing/>
              <w:rPr>
                <w:rFonts w:ascii="Times New Roman" w:hAnsi="Times New Roman" w:cs="Times New Roman"/>
                <w:sz w:val="24"/>
                <w:szCs w:val="24"/>
              </w:rPr>
            </w:pPr>
            <w:r>
              <w:rPr>
                <w:rFonts w:ascii="Times New Roman" w:hAnsi="Times New Roman" w:cs="Times New Roman"/>
                <w:sz w:val="24"/>
                <w:szCs w:val="24"/>
              </w:rPr>
              <w:t>Además podemos modificar y eliminar un registro ya creado.</w:t>
            </w:r>
          </w:p>
        </w:tc>
      </w:tr>
      <w:tr w:rsidR="00710701" w:rsidRPr="0051289B" w:rsidTr="00137906">
        <w:trPr>
          <w:trHeight w:val="1081"/>
        </w:trPr>
        <w:tc>
          <w:tcPr>
            <w:tcW w:w="2253" w:type="dxa"/>
            <w:shd w:val="clear" w:color="auto" w:fill="DBE5F1"/>
          </w:tcPr>
          <w:p w:rsidR="00710701" w:rsidRPr="0051289B" w:rsidRDefault="00710701"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Precondiciones:</w:t>
            </w:r>
          </w:p>
        </w:tc>
        <w:tc>
          <w:tcPr>
            <w:tcW w:w="7038" w:type="dxa"/>
            <w:gridSpan w:val="3"/>
          </w:tcPr>
          <w:p w:rsidR="00710701" w:rsidRPr="0051289B" w:rsidRDefault="00994B5A"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administrador debe de estar conectado al sistema</w:t>
            </w:r>
            <w:r w:rsidR="00710701" w:rsidRPr="0051289B">
              <w:rPr>
                <w:rFonts w:ascii="Times New Roman" w:hAnsi="Times New Roman" w:cs="Times New Roman"/>
                <w:sz w:val="24"/>
                <w:szCs w:val="24"/>
              </w:rPr>
              <w:t>.</w:t>
            </w:r>
          </w:p>
          <w:p w:rsidR="00994B5A" w:rsidRDefault="00994B5A"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Debe de tenerse creado y activada una gestión.</w:t>
            </w:r>
          </w:p>
          <w:p w:rsidR="008F3542" w:rsidRPr="0051289B" w:rsidRDefault="008F3542"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administrador debe de tener creado por lo menos una orden de trabajo antes de gestionar un empleado.</w:t>
            </w:r>
          </w:p>
        </w:tc>
      </w:tr>
      <w:tr w:rsidR="00710701" w:rsidRPr="0051289B" w:rsidTr="00137906">
        <w:trPr>
          <w:trHeight w:val="548"/>
        </w:trPr>
        <w:tc>
          <w:tcPr>
            <w:tcW w:w="2253" w:type="dxa"/>
            <w:shd w:val="clear" w:color="auto" w:fill="DBE5F1"/>
          </w:tcPr>
          <w:p w:rsidR="00710701" w:rsidRPr="0051289B" w:rsidRDefault="00710701"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Postcondiciones:</w:t>
            </w:r>
          </w:p>
        </w:tc>
        <w:tc>
          <w:tcPr>
            <w:tcW w:w="7038" w:type="dxa"/>
            <w:gridSpan w:val="3"/>
          </w:tcPr>
          <w:p w:rsidR="00710701" w:rsidRPr="0051289B" w:rsidRDefault="00710701" w:rsidP="00666F46">
            <w:pPr>
              <w:pStyle w:val="Prrafodelista"/>
              <w:numPr>
                <w:ilvl w:val="0"/>
                <w:numId w:val="1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Los cambios realizados </w:t>
            </w:r>
            <w:r w:rsidR="008F3542">
              <w:rPr>
                <w:rFonts w:ascii="Times New Roman" w:hAnsi="Times New Roman" w:cs="Times New Roman"/>
                <w:sz w:val="24"/>
                <w:szCs w:val="24"/>
              </w:rPr>
              <w:t>en el personal actualizaran los datos del personal en la orden de trabajo.</w:t>
            </w:r>
          </w:p>
        </w:tc>
      </w:tr>
      <w:tr w:rsidR="00710701" w:rsidRPr="0051289B" w:rsidTr="00137906">
        <w:trPr>
          <w:trHeight w:val="548"/>
        </w:trPr>
        <w:tc>
          <w:tcPr>
            <w:tcW w:w="2253" w:type="dxa"/>
            <w:shd w:val="clear" w:color="auto" w:fill="DBE5F1"/>
          </w:tcPr>
          <w:p w:rsidR="00710701" w:rsidRPr="0051289B" w:rsidRDefault="00710701"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Flujo Principal:</w:t>
            </w:r>
          </w:p>
        </w:tc>
        <w:tc>
          <w:tcPr>
            <w:tcW w:w="7038" w:type="dxa"/>
            <w:gridSpan w:val="3"/>
          </w:tcPr>
          <w:p w:rsidR="00710701" w:rsidRPr="0051289B" w:rsidRDefault="00710701" w:rsidP="00666F46">
            <w:pPr>
              <w:pStyle w:val="Prrafodelista"/>
              <w:numPr>
                <w:ilvl w:val="0"/>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caso de uso inicia cuando el </w:t>
            </w:r>
            <w:r w:rsidR="008F3542">
              <w:rPr>
                <w:rFonts w:ascii="Times New Roman" w:hAnsi="Times New Roman" w:cs="Times New Roman"/>
                <w:sz w:val="24"/>
                <w:szCs w:val="24"/>
              </w:rPr>
              <w:t>administrador</w:t>
            </w:r>
            <w:r w:rsidRPr="0051289B">
              <w:rPr>
                <w:rFonts w:ascii="Times New Roman" w:hAnsi="Times New Roman" w:cs="Times New Roman"/>
                <w:sz w:val="24"/>
                <w:szCs w:val="24"/>
              </w:rPr>
              <w:t xml:space="preserve"> </w:t>
            </w:r>
            <w:r w:rsidR="008F3542">
              <w:rPr>
                <w:rFonts w:ascii="Times New Roman" w:hAnsi="Times New Roman" w:cs="Times New Roman"/>
                <w:sz w:val="24"/>
                <w:szCs w:val="24"/>
              </w:rPr>
              <w:t>elige en el menú de la interfaz de usuario “Gestionar personal”.</w:t>
            </w:r>
          </w:p>
          <w:p w:rsidR="00710701" w:rsidRPr="0051289B" w:rsidRDefault="00710701" w:rsidP="00666F46">
            <w:pPr>
              <w:pStyle w:val="Prrafodelista"/>
              <w:numPr>
                <w:ilvl w:val="0"/>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w:t>
            </w:r>
            <w:r w:rsidR="008F3542">
              <w:rPr>
                <w:rFonts w:ascii="Times New Roman" w:hAnsi="Times New Roman" w:cs="Times New Roman"/>
                <w:sz w:val="24"/>
                <w:szCs w:val="24"/>
              </w:rPr>
              <w:t>mostrará</w:t>
            </w:r>
            <w:r w:rsidRPr="0051289B">
              <w:rPr>
                <w:rFonts w:ascii="Times New Roman" w:hAnsi="Times New Roman" w:cs="Times New Roman"/>
                <w:sz w:val="24"/>
                <w:szCs w:val="24"/>
              </w:rPr>
              <w:t xml:space="preserve"> la interfaz para gestionar </w:t>
            </w:r>
            <w:r w:rsidR="008F3542">
              <w:rPr>
                <w:rFonts w:ascii="Times New Roman" w:hAnsi="Times New Roman" w:cs="Times New Roman"/>
                <w:sz w:val="24"/>
                <w:szCs w:val="24"/>
              </w:rPr>
              <w:t>personal</w:t>
            </w:r>
            <w:r w:rsidRPr="0051289B">
              <w:rPr>
                <w:rFonts w:ascii="Times New Roman" w:hAnsi="Times New Roman" w:cs="Times New Roman"/>
                <w:sz w:val="24"/>
                <w:szCs w:val="24"/>
              </w:rPr>
              <w:t xml:space="preserve"> con una lista paginada de los </w:t>
            </w:r>
            <w:r w:rsidR="008F3542">
              <w:rPr>
                <w:rFonts w:ascii="Times New Roman" w:hAnsi="Times New Roman" w:cs="Times New Roman"/>
                <w:sz w:val="24"/>
                <w:szCs w:val="24"/>
              </w:rPr>
              <w:t>empleados</w:t>
            </w:r>
            <w:r w:rsidRPr="0051289B">
              <w:rPr>
                <w:rFonts w:ascii="Times New Roman" w:hAnsi="Times New Roman" w:cs="Times New Roman"/>
                <w:sz w:val="24"/>
                <w:szCs w:val="24"/>
              </w:rPr>
              <w:t xml:space="preserve"> disponibles incluyendo los campos: código, </w:t>
            </w:r>
            <w:r w:rsidR="008F3542">
              <w:rPr>
                <w:rFonts w:ascii="Times New Roman" w:hAnsi="Times New Roman" w:cs="Times New Roman"/>
                <w:sz w:val="24"/>
                <w:szCs w:val="24"/>
              </w:rPr>
              <w:t>nombre completo</w:t>
            </w:r>
            <w:r w:rsidRPr="0051289B">
              <w:rPr>
                <w:rFonts w:ascii="Times New Roman" w:hAnsi="Times New Roman" w:cs="Times New Roman"/>
                <w:sz w:val="24"/>
                <w:szCs w:val="24"/>
              </w:rPr>
              <w:t xml:space="preserve">, </w:t>
            </w:r>
            <w:r w:rsidR="00AF13AE">
              <w:rPr>
                <w:rFonts w:ascii="Times New Roman" w:hAnsi="Times New Roman" w:cs="Times New Roman"/>
                <w:sz w:val="24"/>
                <w:szCs w:val="24"/>
              </w:rPr>
              <w:t>cargo de empleado</w:t>
            </w:r>
            <w:r w:rsidRPr="0051289B">
              <w:rPr>
                <w:rFonts w:ascii="Times New Roman" w:hAnsi="Times New Roman" w:cs="Times New Roman"/>
                <w:sz w:val="24"/>
                <w:szCs w:val="24"/>
              </w:rPr>
              <w:t xml:space="preserve">,…, etc. con </w:t>
            </w:r>
            <w:r w:rsidRPr="0051289B">
              <w:rPr>
                <w:rFonts w:ascii="Times New Roman" w:hAnsi="Times New Roman" w:cs="Times New Roman"/>
                <w:sz w:val="24"/>
                <w:szCs w:val="24"/>
              </w:rPr>
              <w:lastRenderedPageBreak/>
              <w:t>la</w:t>
            </w:r>
            <w:r w:rsidR="005E2A73">
              <w:rPr>
                <w:rFonts w:ascii="Times New Roman" w:hAnsi="Times New Roman" w:cs="Times New Roman"/>
                <w:sz w:val="24"/>
                <w:szCs w:val="24"/>
              </w:rPr>
              <w:t>s opcio</w:t>
            </w:r>
            <w:r w:rsidRPr="0051289B">
              <w:rPr>
                <w:rFonts w:ascii="Times New Roman" w:hAnsi="Times New Roman" w:cs="Times New Roman"/>
                <w:sz w:val="24"/>
                <w:szCs w:val="24"/>
              </w:rPr>
              <w:t>n</w:t>
            </w:r>
            <w:r w:rsidR="005E2A73">
              <w:rPr>
                <w:rFonts w:ascii="Times New Roman" w:hAnsi="Times New Roman" w:cs="Times New Roman"/>
                <w:sz w:val="24"/>
                <w:szCs w:val="24"/>
              </w:rPr>
              <w:t>es</w:t>
            </w:r>
            <w:r w:rsidRPr="0051289B">
              <w:rPr>
                <w:rFonts w:ascii="Times New Roman" w:hAnsi="Times New Roman" w:cs="Times New Roman"/>
                <w:sz w:val="24"/>
                <w:szCs w:val="24"/>
              </w:rPr>
              <w:t xml:space="preserve"> de </w:t>
            </w:r>
            <w:r w:rsidR="005E2A73">
              <w:rPr>
                <w:rFonts w:ascii="Times New Roman" w:hAnsi="Times New Roman" w:cs="Times New Roman"/>
                <w:sz w:val="24"/>
                <w:szCs w:val="24"/>
              </w:rPr>
              <w:t xml:space="preserve">modificar, eliminar por cada </w:t>
            </w:r>
            <w:r w:rsidR="00AF13AE">
              <w:rPr>
                <w:rFonts w:ascii="Times New Roman" w:hAnsi="Times New Roman" w:cs="Times New Roman"/>
                <w:sz w:val="24"/>
                <w:szCs w:val="24"/>
              </w:rPr>
              <w:t>empleado</w:t>
            </w:r>
            <w:r w:rsidRPr="0051289B">
              <w:rPr>
                <w:rFonts w:ascii="Times New Roman" w:hAnsi="Times New Roman" w:cs="Times New Roman"/>
                <w:sz w:val="24"/>
                <w:szCs w:val="24"/>
              </w:rPr>
              <w:t xml:space="preserve">. Además despliega las opciones de búsqueda avanzada, crear </w:t>
            </w:r>
            <w:r w:rsidR="00AF13AE">
              <w:rPr>
                <w:rFonts w:ascii="Times New Roman" w:hAnsi="Times New Roman" w:cs="Times New Roman"/>
                <w:sz w:val="24"/>
                <w:szCs w:val="24"/>
              </w:rPr>
              <w:t>personal</w:t>
            </w:r>
            <w:r w:rsidR="005E2A73">
              <w:rPr>
                <w:rFonts w:ascii="Times New Roman" w:hAnsi="Times New Roman" w:cs="Times New Roman"/>
                <w:sz w:val="24"/>
                <w:szCs w:val="24"/>
              </w:rPr>
              <w:t>.</w:t>
            </w:r>
          </w:p>
          <w:p w:rsidR="00710701" w:rsidRPr="0051289B" w:rsidRDefault="00710701" w:rsidP="00666F46">
            <w:pPr>
              <w:pStyle w:val="Prrafodelista"/>
              <w:numPr>
                <w:ilvl w:val="0"/>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AF13AE">
              <w:rPr>
                <w:rFonts w:ascii="Times New Roman" w:hAnsi="Times New Roman" w:cs="Times New Roman"/>
                <w:sz w:val="24"/>
                <w:szCs w:val="24"/>
              </w:rPr>
              <w:t>administrador</w:t>
            </w:r>
            <w:r w:rsidRPr="0051289B">
              <w:rPr>
                <w:rFonts w:ascii="Times New Roman" w:hAnsi="Times New Roman" w:cs="Times New Roman"/>
                <w:sz w:val="24"/>
                <w:szCs w:val="24"/>
              </w:rPr>
              <w:t xml:space="preserve"> elige un</w:t>
            </w:r>
            <w:r w:rsidR="005E2A73">
              <w:rPr>
                <w:rFonts w:ascii="Times New Roman" w:hAnsi="Times New Roman" w:cs="Times New Roman"/>
                <w:sz w:val="24"/>
                <w:szCs w:val="24"/>
              </w:rPr>
              <w:t>a</w:t>
            </w:r>
            <w:r w:rsidRPr="0051289B">
              <w:rPr>
                <w:rFonts w:ascii="Times New Roman" w:hAnsi="Times New Roman" w:cs="Times New Roman"/>
                <w:sz w:val="24"/>
                <w:szCs w:val="24"/>
              </w:rPr>
              <w:t xml:space="preserve"> </w:t>
            </w:r>
            <w:r w:rsidR="005E2A73">
              <w:rPr>
                <w:rFonts w:ascii="Times New Roman" w:hAnsi="Times New Roman" w:cs="Times New Roman"/>
                <w:sz w:val="24"/>
                <w:szCs w:val="24"/>
              </w:rPr>
              <w:t>opción del personal</w:t>
            </w:r>
          </w:p>
          <w:p w:rsidR="00710701" w:rsidRPr="0051289B" w:rsidRDefault="00710701" w:rsidP="00666F46">
            <w:pPr>
              <w:pStyle w:val="Prrafodelista"/>
              <w:numPr>
                <w:ilvl w:val="1"/>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5E2A73">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sidR="005E2A73">
              <w:rPr>
                <w:rFonts w:ascii="Times New Roman" w:hAnsi="Times New Roman" w:cs="Times New Roman"/>
                <w:sz w:val="24"/>
                <w:szCs w:val="24"/>
              </w:rPr>
              <w:t xml:space="preserve">la opción de </w:t>
            </w:r>
            <w:r w:rsidRPr="0051289B">
              <w:rPr>
                <w:rFonts w:ascii="Times New Roman" w:hAnsi="Times New Roman" w:cs="Times New Roman"/>
                <w:sz w:val="24"/>
                <w:szCs w:val="24"/>
              </w:rPr>
              <w:t xml:space="preserve">modificar </w:t>
            </w:r>
            <w:r w:rsidR="005E2A73">
              <w:rPr>
                <w:rFonts w:ascii="Times New Roman" w:hAnsi="Times New Roman" w:cs="Times New Roman"/>
                <w:sz w:val="24"/>
                <w:szCs w:val="24"/>
              </w:rPr>
              <w:t>un empleado</w:t>
            </w:r>
          </w:p>
          <w:p w:rsidR="00710701" w:rsidRPr="0051289B" w:rsidRDefault="00710701" w:rsidP="00666F46">
            <w:pPr>
              <w:pStyle w:val="Prrafodelista"/>
              <w:numPr>
                <w:ilvl w:val="2"/>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 la </w:t>
            </w:r>
            <w:r w:rsidR="005E2A73">
              <w:rPr>
                <w:rFonts w:ascii="Times New Roman" w:hAnsi="Times New Roman" w:cs="Times New Roman"/>
                <w:sz w:val="24"/>
                <w:szCs w:val="24"/>
              </w:rPr>
              <w:t xml:space="preserve">interfaz de edición de datos del personal </w:t>
            </w:r>
            <w:r w:rsidRPr="0051289B">
              <w:rPr>
                <w:rFonts w:ascii="Times New Roman" w:hAnsi="Times New Roman" w:cs="Times New Roman"/>
                <w:sz w:val="24"/>
                <w:szCs w:val="24"/>
              </w:rPr>
              <w:t xml:space="preserve">incluyendo los campos: </w:t>
            </w:r>
            <w:r w:rsidR="005E2A73">
              <w:rPr>
                <w:rFonts w:ascii="Times New Roman" w:hAnsi="Times New Roman" w:cs="Times New Roman"/>
                <w:sz w:val="24"/>
                <w:szCs w:val="24"/>
              </w:rPr>
              <w:t>código, nombre completo</w:t>
            </w:r>
            <w:r w:rsidRPr="0051289B">
              <w:rPr>
                <w:rFonts w:ascii="Times New Roman" w:hAnsi="Times New Roman" w:cs="Times New Roman"/>
                <w:sz w:val="24"/>
                <w:szCs w:val="24"/>
              </w:rPr>
              <w:t xml:space="preserve">, </w:t>
            </w:r>
            <w:r w:rsidR="005E2A73">
              <w:rPr>
                <w:rFonts w:ascii="Times New Roman" w:hAnsi="Times New Roman" w:cs="Times New Roman"/>
                <w:sz w:val="24"/>
                <w:szCs w:val="24"/>
              </w:rPr>
              <w:t>cargo de empleado</w:t>
            </w:r>
            <w:r w:rsidRPr="0051289B">
              <w:rPr>
                <w:rFonts w:ascii="Times New Roman" w:hAnsi="Times New Roman" w:cs="Times New Roman"/>
                <w:sz w:val="24"/>
                <w:szCs w:val="24"/>
              </w:rPr>
              <w:t>,…, etc. Y la opción de grabar o retornar.</w:t>
            </w:r>
          </w:p>
          <w:p w:rsidR="00710701" w:rsidRPr="0051289B" w:rsidRDefault="00710701" w:rsidP="00666F46">
            <w:pPr>
              <w:pStyle w:val="Prrafodelista"/>
              <w:numPr>
                <w:ilvl w:val="2"/>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sidR="005E2A73">
              <w:rPr>
                <w:rFonts w:ascii="Times New Roman" w:hAnsi="Times New Roman" w:cs="Times New Roman"/>
                <w:sz w:val="24"/>
                <w:szCs w:val="24"/>
              </w:rPr>
              <w:t>administrador</w:t>
            </w:r>
            <w:r w:rsidRPr="0051289B">
              <w:rPr>
                <w:rFonts w:ascii="Times New Roman" w:hAnsi="Times New Roman" w:cs="Times New Roman"/>
                <w:sz w:val="24"/>
                <w:szCs w:val="24"/>
              </w:rPr>
              <w:t xml:space="preserve"> </w:t>
            </w:r>
            <w:r w:rsidR="005E2A73">
              <w:rPr>
                <w:rFonts w:ascii="Times New Roman" w:hAnsi="Times New Roman" w:cs="Times New Roman"/>
                <w:sz w:val="24"/>
                <w:szCs w:val="24"/>
              </w:rPr>
              <w:t xml:space="preserve">edita </w:t>
            </w:r>
            <w:r w:rsidRPr="0051289B">
              <w:rPr>
                <w:rFonts w:ascii="Times New Roman" w:hAnsi="Times New Roman" w:cs="Times New Roman"/>
                <w:sz w:val="24"/>
                <w:szCs w:val="24"/>
              </w:rPr>
              <w:t>cualquiera de los campos listados como editables.</w:t>
            </w:r>
          </w:p>
          <w:p w:rsidR="00710701" w:rsidRPr="0051289B" w:rsidRDefault="00710701" w:rsidP="00666F46">
            <w:pPr>
              <w:pStyle w:val="Prrafodelista"/>
              <w:numPr>
                <w:ilvl w:val="2"/>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sidR="005E2A73">
              <w:rPr>
                <w:rFonts w:ascii="Times New Roman" w:hAnsi="Times New Roman" w:cs="Times New Roman"/>
                <w:sz w:val="24"/>
                <w:szCs w:val="24"/>
              </w:rPr>
              <w:t xml:space="preserve">administrador elige la opción de </w:t>
            </w:r>
            <w:r w:rsidRPr="0051289B">
              <w:rPr>
                <w:rFonts w:ascii="Times New Roman" w:hAnsi="Times New Roman" w:cs="Times New Roman"/>
                <w:sz w:val="24"/>
                <w:szCs w:val="24"/>
              </w:rPr>
              <w:t>grabar.</w:t>
            </w:r>
          </w:p>
          <w:p w:rsidR="00710701" w:rsidRPr="0051289B" w:rsidRDefault="00710701" w:rsidP="00666F46">
            <w:pPr>
              <w:pStyle w:val="Prrafodelista"/>
              <w:numPr>
                <w:ilvl w:val="2"/>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verifica la validez de los datos a grabar.</w:t>
            </w:r>
          </w:p>
          <w:p w:rsidR="00710701" w:rsidRPr="0051289B" w:rsidRDefault="00710701" w:rsidP="00666F46">
            <w:pPr>
              <w:pStyle w:val="Prrafodelista"/>
              <w:numPr>
                <w:ilvl w:val="2"/>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graba en la base de datos los datos modificados e informa al </w:t>
            </w:r>
            <w:r w:rsidR="00501BF3">
              <w:rPr>
                <w:rFonts w:ascii="Times New Roman" w:hAnsi="Times New Roman" w:cs="Times New Roman"/>
                <w:sz w:val="24"/>
                <w:szCs w:val="24"/>
              </w:rPr>
              <w:t>administrador</w:t>
            </w:r>
            <w:r w:rsidRPr="0051289B">
              <w:rPr>
                <w:rFonts w:ascii="Times New Roman" w:hAnsi="Times New Roman" w:cs="Times New Roman"/>
                <w:sz w:val="24"/>
                <w:szCs w:val="24"/>
              </w:rPr>
              <w:t xml:space="preserve"> que la operación se realizó exitosamente</w:t>
            </w:r>
            <w:r w:rsidR="005E2A73">
              <w:rPr>
                <w:rFonts w:ascii="Times New Roman" w:hAnsi="Times New Roman" w:cs="Times New Roman"/>
                <w:sz w:val="24"/>
                <w:szCs w:val="24"/>
              </w:rPr>
              <w:t xml:space="preserve"> mediante un mensaje</w:t>
            </w:r>
            <w:r w:rsidRPr="0051289B">
              <w:rPr>
                <w:rFonts w:ascii="Times New Roman" w:hAnsi="Times New Roman" w:cs="Times New Roman"/>
                <w:sz w:val="24"/>
                <w:szCs w:val="24"/>
              </w:rPr>
              <w:t>.</w:t>
            </w:r>
            <w:r w:rsidR="00E07F3A">
              <w:rPr>
                <w:rFonts w:ascii="Times New Roman" w:hAnsi="Times New Roman" w:cs="Times New Roman"/>
                <w:sz w:val="24"/>
                <w:szCs w:val="24"/>
              </w:rPr>
              <w:t xml:space="preserve"> Y visualizando en detalle todos los campos actualizados del personal.</w:t>
            </w:r>
          </w:p>
          <w:p w:rsidR="00710701" w:rsidRPr="0051289B" w:rsidRDefault="00710701" w:rsidP="00666F46">
            <w:pPr>
              <w:pStyle w:val="Prrafodelista"/>
              <w:numPr>
                <w:ilvl w:val="1"/>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E07F3A">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sidR="00E07F3A">
              <w:rPr>
                <w:rFonts w:ascii="Times New Roman" w:hAnsi="Times New Roman" w:cs="Times New Roman"/>
                <w:sz w:val="24"/>
                <w:szCs w:val="24"/>
              </w:rPr>
              <w:t xml:space="preserve">la opción </w:t>
            </w:r>
            <w:r w:rsidRPr="0051289B">
              <w:rPr>
                <w:rFonts w:ascii="Times New Roman" w:hAnsi="Times New Roman" w:cs="Times New Roman"/>
                <w:sz w:val="24"/>
                <w:szCs w:val="24"/>
              </w:rPr>
              <w:t>eliminar</w:t>
            </w:r>
            <w:r w:rsidR="00E07F3A">
              <w:rPr>
                <w:rFonts w:ascii="Times New Roman" w:hAnsi="Times New Roman" w:cs="Times New Roman"/>
                <w:sz w:val="24"/>
                <w:szCs w:val="24"/>
              </w:rPr>
              <w:t xml:space="preserve"> empleado</w:t>
            </w:r>
          </w:p>
          <w:p w:rsidR="00710701" w:rsidRPr="0051289B" w:rsidRDefault="00710701" w:rsidP="00666F46">
            <w:pPr>
              <w:pStyle w:val="Prrafodelista"/>
              <w:numPr>
                <w:ilvl w:val="2"/>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pide confirmación al </w:t>
            </w:r>
            <w:r w:rsidR="00E07F3A">
              <w:rPr>
                <w:rFonts w:ascii="Times New Roman" w:hAnsi="Times New Roman" w:cs="Times New Roman"/>
                <w:sz w:val="24"/>
                <w:szCs w:val="24"/>
              </w:rPr>
              <w:t>administrador</w:t>
            </w:r>
          </w:p>
          <w:p w:rsidR="00710701" w:rsidRPr="0051289B" w:rsidRDefault="00710701" w:rsidP="00666F46">
            <w:pPr>
              <w:pStyle w:val="Prrafodelista"/>
              <w:numPr>
                <w:ilvl w:val="2"/>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E07F3A">
              <w:rPr>
                <w:rFonts w:ascii="Times New Roman" w:hAnsi="Times New Roman" w:cs="Times New Roman"/>
                <w:sz w:val="24"/>
                <w:szCs w:val="24"/>
              </w:rPr>
              <w:t>administrador</w:t>
            </w:r>
            <w:r w:rsidRPr="0051289B">
              <w:rPr>
                <w:rFonts w:ascii="Times New Roman" w:hAnsi="Times New Roman" w:cs="Times New Roman"/>
                <w:sz w:val="24"/>
                <w:szCs w:val="24"/>
              </w:rPr>
              <w:t xml:space="preserve"> confirma la eliminación</w:t>
            </w:r>
          </w:p>
          <w:p w:rsidR="00710701" w:rsidRPr="0051289B" w:rsidRDefault="00710701" w:rsidP="00666F46">
            <w:pPr>
              <w:pStyle w:val="Prrafodelista"/>
              <w:numPr>
                <w:ilvl w:val="3"/>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elimina el </w:t>
            </w:r>
            <w:r w:rsidR="00E07F3A">
              <w:rPr>
                <w:rFonts w:ascii="Times New Roman" w:hAnsi="Times New Roman" w:cs="Times New Roman"/>
                <w:sz w:val="24"/>
                <w:szCs w:val="24"/>
              </w:rPr>
              <w:t>personal</w:t>
            </w:r>
          </w:p>
          <w:p w:rsidR="00710701" w:rsidRPr="0051289B" w:rsidRDefault="00710701" w:rsidP="00666F46">
            <w:pPr>
              <w:pStyle w:val="Prrafodelista"/>
              <w:numPr>
                <w:ilvl w:val="3"/>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visualiza el mensaje de que la eliminación fue exitosa.</w:t>
            </w:r>
          </w:p>
          <w:p w:rsidR="00710701" w:rsidRPr="0051289B" w:rsidRDefault="00710701" w:rsidP="00666F46">
            <w:pPr>
              <w:pStyle w:val="Prrafodelista"/>
              <w:numPr>
                <w:ilvl w:val="2"/>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Caso contrario</w:t>
            </w:r>
          </w:p>
          <w:p w:rsidR="00710701" w:rsidRPr="0051289B" w:rsidRDefault="00710701" w:rsidP="00666F46">
            <w:pPr>
              <w:pStyle w:val="Prrafodelista"/>
              <w:numPr>
                <w:ilvl w:val="3"/>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retorna a la vista detallada del </w:t>
            </w:r>
            <w:r w:rsidR="00E07F3A">
              <w:rPr>
                <w:rFonts w:ascii="Times New Roman" w:hAnsi="Times New Roman" w:cs="Times New Roman"/>
                <w:sz w:val="24"/>
                <w:szCs w:val="24"/>
              </w:rPr>
              <w:t xml:space="preserve">personal </w:t>
            </w:r>
            <w:r w:rsidRPr="0051289B">
              <w:rPr>
                <w:rFonts w:ascii="Times New Roman" w:hAnsi="Times New Roman" w:cs="Times New Roman"/>
                <w:sz w:val="24"/>
                <w:szCs w:val="24"/>
              </w:rPr>
              <w:t>seleccionado.</w:t>
            </w:r>
          </w:p>
          <w:p w:rsidR="00710701" w:rsidRPr="0051289B" w:rsidRDefault="00710701" w:rsidP="00666F46">
            <w:pPr>
              <w:pStyle w:val="Prrafodelista"/>
              <w:numPr>
                <w:ilvl w:val="1"/>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E07F3A">
              <w:rPr>
                <w:rFonts w:ascii="Times New Roman" w:hAnsi="Times New Roman" w:cs="Times New Roman"/>
                <w:sz w:val="24"/>
                <w:szCs w:val="24"/>
              </w:rPr>
              <w:t>administrador</w:t>
            </w:r>
            <w:r w:rsidRPr="0051289B">
              <w:rPr>
                <w:rFonts w:ascii="Times New Roman" w:hAnsi="Times New Roman" w:cs="Times New Roman"/>
                <w:sz w:val="24"/>
                <w:szCs w:val="24"/>
              </w:rPr>
              <w:t xml:space="preserve"> elige realizar una búsqueda avanzada</w:t>
            </w:r>
          </w:p>
          <w:p w:rsidR="00501BF3" w:rsidRPr="00501BF3" w:rsidRDefault="00710701" w:rsidP="00666F46">
            <w:pPr>
              <w:pStyle w:val="Prrafodelista"/>
              <w:numPr>
                <w:ilvl w:val="0"/>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E07F3A">
              <w:rPr>
                <w:rFonts w:ascii="Times New Roman" w:hAnsi="Times New Roman" w:cs="Times New Roman"/>
                <w:sz w:val="24"/>
                <w:szCs w:val="24"/>
              </w:rPr>
              <w:t>Administrador</w:t>
            </w:r>
            <w:r w:rsidRPr="0051289B">
              <w:rPr>
                <w:rFonts w:ascii="Times New Roman" w:hAnsi="Times New Roman" w:cs="Times New Roman"/>
                <w:sz w:val="24"/>
                <w:szCs w:val="24"/>
              </w:rPr>
              <w:t xml:space="preserve"> elige Crear </w:t>
            </w:r>
            <w:r w:rsidR="00E07F3A">
              <w:rPr>
                <w:rFonts w:ascii="Times New Roman" w:hAnsi="Times New Roman" w:cs="Times New Roman"/>
                <w:sz w:val="24"/>
                <w:szCs w:val="24"/>
              </w:rPr>
              <w:t>personal</w:t>
            </w:r>
          </w:p>
          <w:p w:rsidR="00710701" w:rsidRDefault="00501BF3" w:rsidP="00666F46">
            <w:pPr>
              <w:pStyle w:val="Prrafodelista"/>
              <w:numPr>
                <w:ilvl w:val="0"/>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07F3A">
              <w:rPr>
                <w:rFonts w:ascii="Times New Roman" w:hAnsi="Times New Roman" w:cs="Times New Roman"/>
                <w:sz w:val="24"/>
                <w:szCs w:val="24"/>
              </w:rPr>
              <w:t xml:space="preserve">El sistema visualiza la </w:t>
            </w:r>
            <w:r>
              <w:rPr>
                <w:rFonts w:ascii="Times New Roman" w:hAnsi="Times New Roman" w:cs="Times New Roman"/>
                <w:sz w:val="24"/>
                <w:szCs w:val="24"/>
              </w:rPr>
              <w:t xml:space="preserve">interfaz para ingresar los </w:t>
            </w:r>
            <w:r w:rsidRPr="00E07F3A">
              <w:rPr>
                <w:rFonts w:ascii="Times New Roman" w:hAnsi="Times New Roman" w:cs="Times New Roman"/>
                <w:sz w:val="24"/>
                <w:szCs w:val="24"/>
              </w:rPr>
              <w:t>datos del personal</w:t>
            </w:r>
            <w:r>
              <w:rPr>
                <w:rFonts w:ascii="Times New Roman" w:hAnsi="Times New Roman" w:cs="Times New Roman"/>
                <w:sz w:val="24"/>
                <w:szCs w:val="24"/>
              </w:rPr>
              <w:t xml:space="preserve"> como</w:t>
            </w:r>
            <w:r w:rsidRPr="00E07F3A">
              <w:rPr>
                <w:rFonts w:ascii="Times New Roman" w:hAnsi="Times New Roman" w:cs="Times New Roman"/>
                <w:sz w:val="24"/>
                <w:szCs w:val="24"/>
              </w:rPr>
              <w:t>: nombre completo, cargo de empleado,…, etc. Y la opción de grabar o retornar</w:t>
            </w:r>
          </w:p>
          <w:p w:rsidR="00501BF3" w:rsidRDefault="00501BF3" w:rsidP="00666F46">
            <w:pPr>
              <w:pStyle w:val="Prrafodelista"/>
              <w:numPr>
                <w:ilvl w:val="0"/>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administrador ingresa todos los datos requeridos del personal.</w:t>
            </w:r>
          </w:p>
          <w:p w:rsidR="00501BF3" w:rsidRDefault="00501BF3" w:rsidP="00666F46">
            <w:pPr>
              <w:pStyle w:val="Prrafodelista"/>
              <w:numPr>
                <w:ilvl w:val="0"/>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administrador elige la opción de grabar.</w:t>
            </w:r>
          </w:p>
          <w:p w:rsidR="00501BF3" w:rsidRDefault="00501BF3" w:rsidP="00666F46">
            <w:pPr>
              <w:pStyle w:val="Prrafodelista"/>
              <w:numPr>
                <w:ilvl w:val="0"/>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verifica la validez de los datos a grabar.</w:t>
            </w:r>
          </w:p>
          <w:p w:rsidR="00501BF3" w:rsidRPr="00501BF3" w:rsidRDefault="00501BF3" w:rsidP="00666F46">
            <w:pPr>
              <w:pStyle w:val="Prrafodelista"/>
              <w:numPr>
                <w:ilvl w:val="0"/>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graba en la base de datos los datos ingresados e informa al administrador que la operación se realizó exitosamente mediante un mensaje. Y visualizando en detalle todos campos ingresados del personal.</w:t>
            </w:r>
          </w:p>
        </w:tc>
      </w:tr>
      <w:tr w:rsidR="00710701" w:rsidRPr="0051289B" w:rsidTr="00137906">
        <w:trPr>
          <w:trHeight w:val="1081"/>
        </w:trPr>
        <w:tc>
          <w:tcPr>
            <w:tcW w:w="2253" w:type="dxa"/>
            <w:shd w:val="clear" w:color="auto" w:fill="DBE5F1"/>
          </w:tcPr>
          <w:p w:rsidR="00710701" w:rsidRPr="0051289B" w:rsidRDefault="0070022A" w:rsidP="0070022A">
            <w:pPr>
              <w:ind w:left="708"/>
              <w:contextualSpacing/>
              <w:jc w:val="right"/>
              <w:rPr>
                <w:rFonts w:ascii="Times New Roman" w:hAnsi="Times New Roman" w:cs="Times New Roman"/>
                <w:b/>
                <w:bCs/>
                <w:sz w:val="24"/>
                <w:szCs w:val="24"/>
              </w:rPr>
            </w:pPr>
            <w:r>
              <w:rPr>
                <w:rFonts w:ascii="Times New Roman" w:hAnsi="Times New Roman" w:cs="Times New Roman"/>
                <w:b/>
                <w:bCs/>
                <w:sz w:val="24"/>
                <w:szCs w:val="24"/>
              </w:rPr>
              <w:lastRenderedPageBreak/>
              <w:t xml:space="preserve">Flujo(s) </w:t>
            </w:r>
            <w:r w:rsidR="00710701" w:rsidRPr="0051289B">
              <w:rPr>
                <w:rFonts w:ascii="Times New Roman" w:hAnsi="Times New Roman" w:cs="Times New Roman"/>
                <w:b/>
                <w:bCs/>
                <w:sz w:val="24"/>
                <w:szCs w:val="24"/>
              </w:rPr>
              <w:t>alternativo(s):</w:t>
            </w:r>
          </w:p>
        </w:tc>
        <w:tc>
          <w:tcPr>
            <w:tcW w:w="7038" w:type="dxa"/>
            <w:gridSpan w:val="3"/>
          </w:tcPr>
          <w:p w:rsidR="00710701" w:rsidRPr="0051289B" w:rsidRDefault="00710701" w:rsidP="00666F46">
            <w:pPr>
              <w:pStyle w:val="Prrafodelista"/>
              <w:numPr>
                <w:ilvl w:val="0"/>
                <w:numId w:val="1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En el punto 2. del flujo principal, si no existe ningún </w:t>
            </w:r>
            <w:r w:rsidR="0070022A">
              <w:rPr>
                <w:rFonts w:ascii="Times New Roman" w:hAnsi="Times New Roman" w:cs="Times New Roman"/>
                <w:sz w:val="24"/>
                <w:szCs w:val="24"/>
              </w:rPr>
              <w:t>personal</w:t>
            </w:r>
            <w:r w:rsidRPr="0051289B">
              <w:rPr>
                <w:rFonts w:ascii="Times New Roman" w:hAnsi="Times New Roman" w:cs="Times New Roman"/>
                <w:sz w:val="24"/>
                <w:szCs w:val="24"/>
              </w:rPr>
              <w:t xml:space="preserve"> registrado.</w:t>
            </w:r>
          </w:p>
          <w:p w:rsidR="00710701" w:rsidRPr="0051289B" w:rsidRDefault="00710701" w:rsidP="00666F46">
            <w:pPr>
              <w:pStyle w:val="Prrafodelista"/>
              <w:numPr>
                <w:ilvl w:val="1"/>
                <w:numId w:val="1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visualizará </w:t>
            </w:r>
            <w:r w:rsidR="0070022A">
              <w:rPr>
                <w:rFonts w:ascii="Times New Roman" w:hAnsi="Times New Roman" w:cs="Times New Roman"/>
                <w:sz w:val="24"/>
                <w:szCs w:val="24"/>
              </w:rPr>
              <w:t xml:space="preserve">solo las entradas de búsqueda, pero no </w:t>
            </w:r>
            <w:r w:rsidRPr="0051289B">
              <w:rPr>
                <w:rFonts w:ascii="Times New Roman" w:hAnsi="Times New Roman" w:cs="Times New Roman"/>
                <w:sz w:val="24"/>
                <w:szCs w:val="24"/>
              </w:rPr>
              <w:t xml:space="preserve"> visualizará </w:t>
            </w:r>
            <w:r w:rsidR="0070022A">
              <w:rPr>
                <w:rFonts w:ascii="Times New Roman" w:hAnsi="Times New Roman" w:cs="Times New Roman"/>
                <w:sz w:val="24"/>
                <w:szCs w:val="24"/>
              </w:rPr>
              <w:t>ningún tipo de datos de personal.</w:t>
            </w:r>
          </w:p>
          <w:p w:rsidR="00710701" w:rsidRPr="0051289B" w:rsidRDefault="0070022A" w:rsidP="00666F46">
            <w:pPr>
              <w:pStyle w:val="Prrafodelista"/>
              <w:numPr>
                <w:ilvl w:val="0"/>
                <w:numId w:val="18"/>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3.1.4</w:t>
            </w:r>
            <w:r w:rsidR="00710701" w:rsidRPr="0051289B">
              <w:rPr>
                <w:rFonts w:ascii="Times New Roman" w:hAnsi="Times New Roman" w:cs="Times New Roman"/>
                <w:sz w:val="24"/>
                <w:szCs w:val="24"/>
              </w:rPr>
              <w:t xml:space="preserve">, si los campos </w:t>
            </w:r>
            <w:r>
              <w:rPr>
                <w:rFonts w:ascii="Times New Roman" w:hAnsi="Times New Roman" w:cs="Times New Roman"/>
                <w:sz w:val="24"/>
                <w:szCs w:val="24"/>
              </w:rPr>
              <w:t>nombre completo</w:t>
            </w:r>
            <w:r w:rsidR="00710701" w:rsidRPr="0051289B">
              <w:rPr>
                <w:rFonts w:ascii="Times New Roman" w:hAnsi="Times New Roman" w:cs="Times New Roman"/>
                <w:sz w:val="24"/>
                <w:szCs w:val="24"/>
              </w:rPr>
              <w:t>,…, etc. son vacíos</w:t>
            </w:r>
          </w:p>
          <w:p w:rsidR="00710701" w:rsidRPr="0051289B" w:rsidRDefault="00710701" w:rsidP="00666F46">
            <w:pPr>
              <w:pStyle w:val="Prrafodelista"/>
              <w:numPr>
                <w:ilvl w:val="1"/>
                <w:numId w:val="1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informa que campo o campos están vacíos y no procede a grabar los cambios.</w:t>
            </w:r>
          </w:p>
          <w:p w:rsidR="00710701" w:rsidRDefault="0070022A" w:rsidP="00666F46">
            <w:pPr>
              <w:pStyle w:val="Prrafodelista"/>
              <w:numPr>
                <w:ilvl w:val="0"/>
                <w:numId w:val="18"/>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En el punto 4.4., si los campos de nombre completo, cargo de empleado, etc. Están vacíos.</w:t>
            </w:r>
          </w:p>
          <w:p w:rsidR="0070022A" w:rsidRDefault="0070022A" w:rsidP="0070022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3.1. El sistema informa que campo o campos están vacíos y no</w:t>
            </w:r>
          </w:p>
          <w:p w:rsidR="0070022A" w:rsidRPr="0070022A" w:rsidRDefault="0070022A" w:rsidP="0070022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7A6B82">
              <w:rPr>
                <w:rFonts w:ascii="Times New Roman" w:hAnsi="Times New Roman" w:cs="Times New Roman"/>
                <w:sz w:val="24"/>
                <w:szCs w:val="24"/>
              </w:rPr>
              <w:t>pro</w:t>
            </w:r>
            <w:r>
              <w:rPr>
                <w:rFonts w:ascii="Times New Roman" w:hAnsi="Times New Roman" w:cs="Times New Roman"/>
                <w:sz w:val="24"/>
                <w:szCs w:val="24"/>
              </w:rPr>
              <w:t>cede</w:t>
            </w:r>
            <w:proofErr w:type="gramEnd"/>
            <w:r>
              <w:rPr>
                <w:rFonts w:ascii="Times New Roman" w:hAnsi="Times New Roman" w:cs="Times New Roman"/>
                <w:sz w:val="24"/>
                <w:szCs w:val="24"/>
              </w:rPr>
              <w:t xml:space="preserve"> a grabar los datos.</w:t>
            </w:r>
          </w:p>
        </w:tc>
      </w:tr>
    </w:tbl>
    <w:p w:rsidR="003F215B" w:rsidRDefault="003F215B" w:rsidP="003F215B"/>
    <w:p w:rsidR="00DF656D" w:rsidRDefault="00137906" w:rsidP="003F215B">
      <w:pPr>
        <w:pStyle w:val="Ttulo4"/>
        <w:ind w:firstLine="708"/>
        <w:rPr>
          <w:rFonts w:ascii="Times New Roman" w:hAnsi="Times New Roman" w:cs="Times New Roman"/>
          <w:b/>
          <w:i w:val="0"/>
          <w:color w:val="auto"/>
        </w:rPr>
      </w:pPr>
      <w:r>
        <w:rPr>
          <w:rFonts w:ascii="Times New Roman" w:hAnsi="Times New Roman" w:cs="Times New Roman"/>
          <w:b/>
          <w:i w:val="0"/>
          <w:color w:val="auto"/>
        </w:rPr>
        <w:t xml:space="preserve"> </w:t>
      </w:r>
      <w:r w:rsidR="00DF656D">
        <w:rPr>
          <w:rFonts w:ascii="Times New Roman" w:hAnsi="Times New Roman" w:cs="Times New Roman"/>
          <w:b/>
          <w:i w:val="0"/>
          <w:color w:val="auto"/>
        </w:rPr>
        <w:t xml:space="preserve">3.3.1.3. </w:t>
      </w:r>
      <w:r w:rsidR="00DF656D" w:rsidRPr="0041783A">
        <w:rPr>
          <w:rFonts w:ascii="Times New Roman" w:hAnsi="Times New Roman" w:cs="Times New Roman"/>
          <w:b/>
          <w:i w:val="0"/>
          <w:color w:val="auto"/>
        </w:rPr>
        <w:t>Prototipo de interfaz</w:t>
      </w:r>
    </w:p>
    <w:p w:rsidR="006B6169" w:rsidRDefault="006B6169" w:rsidP="006B6169">
      <w:pPr>
        <w:pStyle w:val="EstiloSW1"/>
        <w:ind w:left="1416"/>
      </w:pPr>
      <w:r>
        <w:t>La primera interfaz de usuario cuando el usuario selecciona el menú de gestión de personal. Las x: representa eliminar y # modificar personal.</w:t>
      </w:r>
    </w:p>
    <w:p w:rsidR="006B6169" w:rsidRDefault="006B6169" w:rsidP="006B6169">
      <w:pPr>
        <w:pStyle w:val="EstiloSW1"/>
        <w:ind w:left="1416"/>
      </w:pPr>
      <w:r>
        <w:rPr>
          <w:noProof/>
          <w:lang w:eastAsia="es-BO"/>
        </w:rPr>
        <w:drawing>
          <wp:anchor distT="0" distB="0" distL="114300" distR="114300" simplePos="0" relativeHeight="251658240" behindDoc="1" locked="0" layoutInCell="1" allowOverlap="1" wp14:anchorId="2C186600" wp14:editId="3F0DCC7E">
            <wp:simplePos x="0" y="0"/>
            <wp:positionH relativeFrom="column">
              <wp:posOffset>929640</wp:posOffset>
            </wp:positionH>
            <wp:positionV relativeFrom="paragraph">
              <wp:posOffset>12700</wp:posOffset>
            </wp:positionV>
            <wp:extent cx="4343400" cy="2009775"/>
            <wp:effectExtent l="0" t="0" r="0"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2009775"/>
                    </a:xfrm>
                    <a:prstGeom prst="rect">
                      <a:avLst/>
                    </a:prstGeom>
                    <a:noFill/>
                    <a:ln>
                      <a:noFill/>
                    </a:ln>
                  </pic:spPr>
                </pic:pic>
              </a:graphicData>
            </a:graphic>
          </wp:anchor>
        </w:drawing>
      </w:r>
    </w:p>
    <w:p w:rsidR="006B6169" w:rsidRDefault="006B6169" w:rsidP="006B6169">
      <w:pPr>
        <w:pStyle w:val="EstiloSW1"/>
        <w:ind w:left="1416"/>
      </w:pPr>
    </w:p>
    <w:p w:rsidR="006B6169" w:rsidRDefault="006B6169" w:rsidP="006B6169">
      <w:pPr>
        <w:pStyle w:val="EstiloSW1"/>
        <w:ind w:left="1416"/>
      </w:pPr>
    </w:p>
    <w:p w:rsidR="006B6169" w:rsidRDefault="006B6169" w:rsidP="006B6169">
      <w:pPr>
        <w:pStyle w:val="EstiloSW1"/>
        <w:ind w:left="1416"/>
      </w:pPr>
    </w:p>
    <w:p w:rsidR="006B6169" w:rsidRDefault="006B6169" w:rsidP="006B6169">
      <w:pPr>
        <w:pStyle w:val="EstiloSW1"/>
        <w:ind w:left="1416"/>
      </w:pPr>
    </w:p>
    <w:p w:rsidR="006B6169" w:rsidRDefault="006B6169" w:rsidP="006B6169">
      <w:pPr>
        <w:pStyle w:val="EstiloSW1"/>
        <w:ind w:left="1416"/>
      </w:pPr>
    </w:p>
    <w:p w:rsidR="006B6169" w:rsidRDefault="006B6169" w:rsidP="006B6169">
      <w:pPr>
        <w:pStyle w:val="EstiloSW1"/>
        <w:ind w:left="1416"/>
      </w:pPr>
    </w:p>
    <w:p w:rsidR="006B6169" w:rsidRDefault="006B6169" w:rsidP="006B6169">
      <w:pPr>
        <w:pStyle w:val="EstiloSW1"/>
        <w:ind w:left="1416"/>
      </w:pPr>
    </w:p>
    <w:p w:rsidR="006C5AAA" w:rsidRDefault="00C83405" w:rsidP="006B6169">
      <w:pPr>
        <w:pStyle w:val="EstiloSW1"/>
        <w:ind w:left="1416"/>
      </w:pPr>
      <w:r>
        <w:rPr>
          <w:noProof/>
          <w:lang w:eastAsia="es-BO"/>
        </w:rPr>
        <w:drawing>
          <wp:anchor distT="0" distB="0" distL="114300" distR="114300" simplePos="0" relativeHeight="251685888" behindDoc="1" locked="0" layoutInCell="1" allowOverlap="1" wp14:anchorId="39AE87DF" wp14:editId="779F54B8">
            <wp:simplePos x="0" y="0"/>
            <wp:positionH relativeFrom="column">
              <wp:posOffset>758190</wp:posOffset>
            </wp:positionH>
            <wp:positionV relativeFrom="paragraph">
              <wp:posOffset>241935</wp:posOffset>
            </wp:positionV>
            <wp:extent cx="4752975" cy="3768488"/>
            <wp:effectExtent l="0" t="0" r="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2975" cy="37684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AAA">
        <w:t xml:space="preserve">La interfaz de </w:t>
      </w:r>
      <w:r w:rsidR="006B6169">
        <w:t xml:space="preserve">nuevo, modificar </w:t>
      </w:r>
      <w:r w:rsidR="006C5AAA">
        <w:t>pe</w:t>
      </w:r>
      <w:r w:rsidR="006B6169">
        <w:t>rsonal:</w:t>
      </w:r>
    </w:p>
    <w:p w:rsidR="001A3886" w:rsidRDefault="001A3886" w:rsidP="006B6169">
      <w:pPr>
        <w:pStyle w:val="EstiloSW1"/>
        <w:ind w:left="1416"/>
      </w:pPr>
    </w:p>
    <w:p w:rsidR="001A3886" w:rsidRDefault="001A3886" w:rsidP="006B6169">
      <w:pPr>
        <w:pStyle w:val="EstiloSW1"/>
        <w:ind w:left="1416"/>
      </w:pPr>
    </w:p>
    <w:p w:rsidR="003F215B" w:rsidRDefault="003F215B" w:rsidP="006B6169">
      <w:pPr>
        <w:pStyle w:val="EstiloSW1"/>
        <w:ind w:left="1416"/>
      </w:pPr>
    </w:p>
    <w:p w:rsidR="001A3886" w:rsidRDefault="001A3886" w:rsidP="006B6169">
      <w:pPr>
        <w:pStyle w:val="EstiloSW1"/>
        <w:ind w:left="1416"/>
      </w:pPr>
    </w:p>
    <w:p w:rsidR="001A3886" w:rsidRDefault="001A3886" w:rsidP="006B6169">
      <w:pPr>
        <w:pStyle w:val="EstiloSW1"/>
        <w:ind w:left="1416"/>
      </w:pPr>
    </w:p>
    <w:p w:rsidR="001A3886" w:rsidRDefault="001A3886" w:rsidP="006B6169">
      <w:pPr>
        <w:pStyle w:val="EstiloSW1"/>
        <w:ind w:left="1416"/>
      </w:pPr>
    </w:p>
    <w:p w:rsidR="001A3886" w:rsidRDefault="001A3886" w:rsidP="006B6169">
      <w:pPr>
        <w:pStyle w:val="EstiloSW1"/>
        <w:ind w:left="1416"/>
      </w:pPr>
    </w:p>
    <w:p w:rsidR="001A3886" w:rsidRDefault="001A3886" w:rsidP="006B6169">
      <w:pPr>
        <w:pStyle w:val="EstiloSW1"/>
        <w:ind w:left="1416"/>
      </w:pPr>
    </w:p>
    <w:p w:rsidR="001A3886" w:rsidRDefault="001A3886" w:rsidP="006B6169">
      <w:pPr>
        <w:pStyle w:val="EstiloSW1"/>
        <w:ind w:left="1416"/>
      </w:pPr>
    </w:p>
    <w:p w:rsidR="001A3886" w:rsidRDefault="001A3886" w:rsidP="006B6169">
      <w:pPr>
        <w:pStyle w:val="EstiloSW1"/>
        <w:ind w:left="1416"/>
      </w:pPr>
    </w:p>
    <w:p w:rsidR="00B11813" w:rsidRDefault="00B11813" w:rsidP="001A3886">
      <w:pPr>
        <w:pStyle w:val="Ttulo3"/>
        <w:rPr>
          <w:rFonts w:ascii="Times New Roman" w:hAnsi="Times New Roman" w:cs="Times New Roman"/>
          <w:b/>
          <w:color w:val="auto"/>
        </w:rPr>
      </w:pPr>
      <w:r>
        <w:rPr>
          <w:rFonts w:ascii="Times New Roman" w:hAnsi="Times New Roman" w:cs="Times New Roman"/>
          <w:b/>
          <w:color w:val="auto"/>
        </w:rPr>
        <w:lastRenderedPageBreak/>
        <w:t>3.3.2</w:t>
      </w:r>
      <w:r w:rsidRPr="00B11813">
        <w:rPr>
          <w:rFonts w:ascii="Times New Roman" w:hAnsi="Times New Roman" w:cs="Times New Roman"/>
          <w:b/>
          <w:color w:val="auto"/>
        </w:rPr>
        <w:t>.</w:t>
      </w:r>
      <w:r>
        <w:rPr>
          <w:rFonts w:ascii="Times New Roman" w:hAnsi="Times New Roman" w:cs="Times New Roman"/>
          <w:b/>
          <w:color w:val="auto"/>
        </w:rPr>
        <w:t xml:space="preserve"> CU02: Gestionar equipo pesado.</w:t>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3.3.2.1. </w:t>
      </w:r>
      <w:r w:rsidRPr="0041783A">
        <w:rPr>
          <w:rFonts w:ascii="Times New Roman" w:hAnsi="Times New Roman" w:cs="Times New Roman"/>
          <w:b/>
          <w:i w:val="0"/>
          <w:color w:val="auto"/>
        </w:rPr>
        <w:t>Diagrama de caso de uso</w:t>
      </w:r>
    </w:p>
    <w:p w:rsidR="004E4DDA" w:rsidRPr="004E4DDA" w:rsidRDefault="00D11680" w:rsidP="004E4DDA">
      <w:pPr>
        <w:jc w:val="center"/>
      </w:pPr>
      <w:r w:rsidRPr="00D11680">
        <w:rPr>
          <w:noProof/>
          <w:lang w:eastAsia="es-BO"/>
        </w:rPr>
        <w:drawing>
          <wp:inline distT="0" distB="0" distL="0" distR="0">
            <wp:extent cx="2676525" cy="14287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6525" cy="1428750"/>
                    </a:xfrm>
                    <a:prstGeom prst="rect">
                      <a:avLst/>
                    </a:prstGeom>
                    <a:noFill/>
                    <a:ln>
                      <a:noFill/>
                    </a:ln>
                  </pic:spPr>
                </pic:pic>
              </a:graphicData>
            </a:graphic>
          </wp:inline>
        </w:drawing>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3.3.2.2. </w:t>
      </w:r>
      <w:r w:rsidRPr="0041783A">
        <w:rPr>
          <w:rFonts w:ascii="Times New Roman" w:hAnsi="Times New Roman" w:cs="Times New Roman"/>
          <w:b/>
          <w:i w:val="0"/>
          <w:color w:val="auto"/>
        </w:rPr>
        <w:t>Descripción del caso de uso</w:t>
      </w:r>
    </w:p>
    <w:tbl>
      <w:tblPr>
        <w:tblW w:w="9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3"/>
        <w:gridCol w:w="2181"/>
        <w:gridCol w:w="2181"/>
        <w:gridCol w:w="2676"/>
      </w:tblGrid>
      <w:tr w:rsidR="004B674F" w:rsidRPr="0051289B" w:rsidTr="00D02FB1">
        <w:trPr>
          <w:trHeight w:val="296"/>
        </w:trPr>
        <w:tc>
          <w:tcPr>
            <w:tcW w:w="9291" w:type="dxa"/>
            <w:gridSpan w:val="4"/>
            <w:shd w:val="clear" w:color="auto" w:fill="4F81BD"/>
          </w:tcPr>
          <w:p w:rsidR="004B674F" w:rsidRPr="0051289B" w:rsidRDefault="004B674F" w:rsidP="004B674F">
            <w:pPr>
              <w:contextualSpacing/>
              <w:jc w:val="center"/>
              <w:rPr>
                <w:rFonts w:ascii="Times New Roman" w:hAnsi="Times New Roman" w:cs="Times New Roman"/>
                <w:b/>
                <w:bCs/>
                <w:sz w:val="24"/>
                <w:szCs w:val="24"/>
              </w:rPr>
            </w:pPr>
            <w:r w:rsidRPr="0051289B">
              <w:rPr>
                <w:rFonts w:ascii="Times New Roman" w:hAnsi="Times New Roman" w:cs="Times New Roman"/>
                <w:b/>
                <w:bCs/>
                <w:sz w:val="24"/>
                <w:szCs w:val="24"/>
              </w:rPr>
              <w:t xml:space="preserve">CASO DE USO: Gestionar </w:t>
            </w:r>
            <w:r>
              <w:rPr>
                <w:rFonts w:ascii="Times New Roman" w:hAnsi="Times New Roman" w:cs="Times New Roman"/>
                <w:b/>
                <w:bCs/>
                <w:sz w:val="24"/>
                <w:szCs w:val="24"/>
              </w:rPr>
              <w:t>Equipo Pesado</w:t>
            </w:r>
          </w:p>
        </w:tc>
      </w:tr>
      <w:tr w:rsidR="004B674F" w:rsidRPr="0051289B" w:rsidTr="00D02FB1">
        <w:trPr>
          <w:trHeight w:val="281"/>
        </w:trPr>
        <w:tc>
          <w:tcPr>
            <w:tcW w:w="2253" w:type="dxa"/>
            <w:shd w:val="clear" w:color="auto" w:fill="4F81BD"/>
          </w:tcPr>
          <w:p w:rsidR="004B674F" w:rsidRPr="0051289B" w:rsidRDefault="004B674F"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t>ID :</w:t>
            </w:r>
          </w:p>
        </w:tc>
        <w:tc>
          <w:tcPr>
            <w:tcW w:w="7038" w:type="dxa"/>
            <w:gridSpan w:val="3"/>
            <w:shd w:val="clear" w:color="auto" w:fill="4F81BD"/>
          </w:tcPr>
          <w:p w:rsidR="004B674F" w:rsidRPr="0051289B" w:rsidRDefault="004B674F" w:rsidP="00D02FB1">
            <w:pPr>
              <w:contextualSpacing/>
              <w:rPr>
                <w:rFonts w:ascii="Times New Roman" w:hAnsi="Times New Roman" w:cs="Times New Roman"/>
                <w:b/>
                <w:bCs/>
                <w:sz w:val="24"/>
                <w:szCs w:val="24"/>
              </w:rPr>
            </w:pPr>
            <w:r>
              <w:rPr>
                <w:rFonts w:ascii="Times New Roman" w:hAnsi="Times New Roman" w:cs="Times New Roman"/>
                <w:b/>
                <w:bCs/>
                <w:sz w:val="24"/>
                <w:szCs w:val="24"/>
              </w:rPr>
              <w:t>CU02</w:t>
            </w:r>
            <w:r w:rsidRPr="0051289B">
              <w:rPr>
                <w:rFonts w:ascii="Times New Roman" w:hAnsi="Times New Roman" w:cs="Times New Roman"/>
                <w:b/>
                <w:bCs/>
                <w:sz w:val="24"/>
                <w:szCs w:val="24"/>
              </w:rPr>
              <w:t>.</w:t>
            </w:r>
          </w:p>
        </w:tc>
      </w:tr>
      <w:tr w:rsidR="004B674F" w:rsidRPr="0051289B" w:rsidTr="00D02FB1">
        <w:trPr>
          <w:trHeight w:val="577"/>
        </w:trPr>
        <w:tc>
          <w:tcPr>
            <w:tcW w:w="2253" w:type="dxa"/>
            <w:shd w:val="clear" w:color="auto" w:fill="DBE5F1"/>
          </w:tcPr>
          <w:p w:rsidR="004B674F" w:rsidRPr="0051289B" w:rsidRDefault="004B674F"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Creado por:</w:t>
            </w:r>
          </w:p>
        </w:tc>
        <w:tc>
          <w:tcPr>
            <w:tcW w:w="2181" w:type="dxa"/>
          </w:tcPr>
          <w:p w:rsidR="004B674F" w:rsidRPr="0051289B" w:rsidRDefault="004B674F" w:rsidP="00D02FB1">
            <w:pPr>
              <w:contextualSpacing/>
              <w:rPr>
                <w:rFonts w:ascii="Times New Roman" w:hAnsi="Times New Roman" w:cs="Times New Roman"/>
                <w:sz w:val="24"/>
                <w:szCs w:val="24"/>
              </w:rPr>
            </w:pPr>
            <w:r w:rsidRPr="0051289B">
              <w:rPr>
                <w:rFonts w:ascii="Times New Roman" w:hAnsi="Times New Roman" w:cs="Times New Roman"/>
                <w:sz w:val="24"/>
                <w:szCs w:val="24"/>
              </w:rPr>
              <w:t>Alex Limbert Yalusqui Godoy</w:t>
            </w:r>
          </w:p>
        </w:tc>
        <w:tc>
          <w:tcPr>
            <w:tcW w:w="2181" w:type="dxa"/>
            <w:shd w:val="clear" w:color="auto" w:fill="DBE5F1"/>
          </w:tcPr>
          <w:p w:rsidR="004B674F" w:rsidRPr="0051289B" w:rsidRDefault="004B674F" w:rsidP="00D02FB1">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Última modificación por:</w:t>
            </w:r>
          </w:p>
        </w:tc>
        <w:tc>
          <w:tcPr>
            <w:tcW w:w="2676" w:type="dxa"/>
          </w:tcPr>
          <w:p w:rsidR="004B674F" w:rsidRPr="0051289B" w:rsidRDefault="004B674F" w:rsidP="00D02FB1">
            <w:pPr>
              <w:contextualSpacing/>
              <w:rPr>
                <w:rFonts w:ascii="Times New Roman" w:hAnsi="Times New Roman" w:cs="Times New Roman"/>
                <w:sz w:val="24"/>
                <w:szCs w:val="24"/>
              </w:rPr>
            </w:pPr>
            <w:r>
              <w:rPr>
                <w:rFonts w:ascii="Times New Roman" w:hAnsi="Times New Roman" w:cs="Times New Roman"/>
                <w:sz w:val="24"/>
                <w:szCs w:val="24"/>
              </w:rPr>
              <w:t>Alex Limbert Yalusqui Godoy</w:t>
            </w:r>
          </w:p>
        </w:tc>
      </w:tr>
      <w:tr w:rsidR="004B674F" w:rsidRPr="0051289B" w:rsidTr="00D02FB1">
        <w:trPr>
          <w:trHeight w:val="592"/>
        </w:trPr>
        <w:tc>
          <w:tcPr>
            <w:tcW w:w="2253" w:type="dxa"/>
            <w:shd w:val="clear" w:color="auto" w:fill="DBE5F1"/>
          </w:tcPr>
          <w:p w:rsidR="004B674F" w:rsidRPr="0051289B" w:rsidRDefault="004B674F"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Fecha de creación:</w:t>
            </w:r>
          </w:p>
        </w:tc>
        <w:tc>
          <w:tcPr>
            <w:tcW w:w="2181" w:type="dxa"/>
          </w:tcPr>
          <w:p w:rsidR="004B674F" w:rsidRPr="0051289B" w:rsidRDefault="004B674F" w:rsidP="00D02FB1">
            <w:pPr>
              <w:contextualSpacing/>
              <w:rPr>
                <w:rFonts w:ascii="Times New Roman" w:hAnsi="Times New Roman" w:cs="Times New Roman"/>
                <w:sz w:val="24"/>
                <w:szCs w:val="24"/>
              </w:rPr>
            </w:pPr>
            <w:r>
              <w:rPr>
                <w:rFonts w:ascii="Times New Roman" w:hAnsi="Times New Roman" w:cs="Times New Roman"/>
                <w:sz w:val="24"/>
                <w:szCs w:val="24"/>
              </w:rPr>
              <w:t>23-agosto-2015</w:t>
            </w:r>
          </w:p>
        </w:tc>
        <w:tc>
          <w:tcPr>
            <w:tcW w:w="2181" w:type="dxa"/>
            <w:shd w:val="clear" w:color="auto" w:fill="DBE5F1"/>
          </w:tcPr>
          <w:p w:rsidR="004B674F" w:rsidRPr="0051289B" w:rsidRDefault="004B674F" w:rsidP="00D02FB1">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Fecha de última modificación:</w:t>
            </w:r>
          </w:p>
        </w:tc>
        <w:tc>
          <w:tcPr>
            <w:tcW w:w="2676" w:type="dxa"/>
          </w:tcPr>
          <w:p w:rsidR="004B674F" w:rsidRPr="0051289B" w:rsidRDefault="004B674F" w:rsidP="00D02FB1">
            <w:pPr>
              <w:contextualSpacing/>
              <w:rPr>
                <w:rFonts w:ascii="Times New Roman" w:hAnsi="Times New Roman" w:cs="Times New Roman"/>
                <w:sz w:val="24"/>
                <w:szCs w:val="24"/>
              </w:rPr>
            </w:pPr>
            <w:r>
              <w:rPr>
                <w:rFonts w:ascii="Times New Roman" w:hAnsi="Times New Roman" w:cs="Times New Roman"/>
                <w:sz w:val="24"/>
                <w:szCs w:val="24"/>
              </w:rPr>
              <w:t>23-agosto- 2015</w:t>
            </w:r>
          </w:p>
        </w:tc>
      </w:tr>
      <w:tr w:rsidR="004B674F" w:rsidRPr="0051289B" w:rsidTr="00D02FB1">
        <w:trPr>
          <w:trHeight w:val="281"/>
        </w:trPr>
        <w:tc>
          <w:tcPr>
            <w:tcW w:w="2253" w:type="dxa"/>
            <w:shd w:val="clear" w:color="auto" w:fill="DBE5F1"/>
          </w:tcPr>
          <w:p w:rsidR="004B674F" w:rsidRPr="0051289B" w:rsidRDefault="004B674F"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Primarios:</w:t>
            </w:r>
          </w:p>
        </w:tc>
        <w:tc>
          <w:tcPr>
            <w:tcW w:w="7038" w:type="dxa"/>
            <w:gridSpan w:val="3"/>
          </w:tcPr>
          <w:p w:rsidR="004B674F" w:rsidRPr="0051289B" w:rsidRDefault="004B674F" w:rsidP="00D02FB1">
            <w:pPr>
              <w:contextualSpacing/>
              <w:rPr>
                <w:rFonts w:ascii="Times New Roman" w:hAnsi="Times New Roman" w:cs="Times New Roman"/>
                <w:sz w:val="24"/>
                <w:szCs w:val="24"/>
              </w:rPr>
            </w:pPr>
            <w:r>
              <w:rPr>
                <w:rFonts w:ascii="Times New Roman" w:hAnsi="Times New Roman" w:cs="Times New Roman"/>
                <w:sz w:val="24"/>
                <w:szCs w:val="24"/>
              </w:rPr>
              <w:t>Administrador</w:t>
            </w:r>
          </w:p>
        </w:tc>
      </w:tr>
      <w:tr w:rsidR="004B674F" w:rsidRPr="0051289B" w:rsidTr="00D02FB1">
        <w:trPr>
          <w:trHeight w:val="592"/>
        </w:trPr>
        <w:tc>
          <w:tcPr>
            <w:tcW w:w="2253" w:type="dxa"/>
            <w:shd w:val="clear" w:color="auto" w:fill="DBE5F1"/>
          </w:tcPr>
          <w:p w:rsidR="004B674F" w:rsidRPr="0051289B" w:rsidRDefault="004B674F"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secundarios:</w:t>
            </w:r>
          </w:p>
        </w:tc>
        <w:tc>
          <w:tcPr>
            <w:tcW w:w="7038" w:type="dxa"/>
            <w:gridSpan w:val="3"/>
          </w:tcPr>
          <w:p w:rsidR="004B674F" w:rsidRPr="0051289B" w:rsidRDefault="004B674F" w:rsidP="00D02FB1">
            <w:pPr>
              <w:contextualSpacing/>
              <w:rPr>
                <w:rFonts w:ascii="Times New Roman" w:hAnsi="Times New Roman" w:cs="Times New Roman"/>
                <w:sz w:val="24"/>
                <w:szCs w:val="24"/>
              </w:rPr>
            </w:pPr>
          </w:p>
        </w:tc>
      </w:tr>
      <w:tr w:rsidR="004B674F" w:rsidRPr="0051289B" w:rsidTr="00D02FB1">
        <w:trPr>
          <w:trHeight w:val="1170"/>
        </w:trPr>
        <w:tc>
          <w:tcPr>
            <w:tcW w:w="2253" w:type="dxa"/>
            <w:shd w:val="clear" w:color="auto" w:fill="DBE5F1"/>
          </w:tcPr>
          <w:p w:rsidR="004B674F" w:rsidRPr="0051289B" w:rsidRDefault="004B674F"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Descripción:</w:t>
            </w:r>
          </w:p>
        </w:tc>
        <w:tc>
          <w:tcPr>
            <w:tcW w:w="7038" w:type="dxa"/>
            <w:gridSpan w:val="3"/>
          </w:tcPr>
          <w:p w:rsidR="004B674F" w:rsidRDefault="004B674F" w:rsidP="00D02FB1">
            <w:pPr>
              <w:contextualSpacing/>
              <w:rPr>
                <w:rFonts w:ascii="Times New Roman" w:hAnsi="Times New Roman" w:cs="Times New Roman"/>
                <w:sz w:val="24"/>
                <w:szCs w:val="24"/>
              </w:rPr>
            </w:pPr>
            <w:r>
              <w:rPr>
                <w:rFonts w:ascii="Times New Roman" w:hAnsi="Times New Roman" w:cs="Times New Roman"/>
                <w:sz w:val="24"/>
                <w:szCs w:val="24"/>
              </w:rPr>
              <w:t>Permite crear un equipo pesado donde se introduce los datos del equipo introduciendo el tipo de equipo, modelo, fecha de ingreso, orden de trabajo y una descripción.</w:t>
            </w:r>
          </w:p>
          <w:p w:rsidR="004B674F" w:rsidRPr="0051289B" w:rsidRDefault="004B674F" w:rsidP="00D02FB1">
            <w:pPr>
              <w:contextualSpacing/>
              <w:rPr>
                <w:rFonts w:ascii="Times New Roman" w:hAnsi="Times New Roman" w:cs="Times New Roman"/>
                <w:sz w:val="24"/>
                <w:szCs w:val="24"/>
              </w:rPr>
            </w:pPr>
            <w:r>
              <w:rPr>
                <w:rFonts w:ascii="Times New Roman" w:hAnsi="Times New Roman" w:cs="Times New Roman"/>
                <w:sz w:val="24"/>
                <w:szCs w:val="24"/>
              </w:rPr>
              <w:t>Además podemos modificar y eliminar un registro ya creado.</w:t>
            </w:r>
          </w:p>
        </w:tc>
      </w:tr>
      <w:tr w:rsidR="004B674F" w:rsidRPr="0051289B" w:rsidTr="00D02FB1">
        <w:trPr>
          <w:trHeight w:val="1081"/>
        </w:trPr>
        <w:tc>
          <w:tcPr>
            <w:tcW w:w="2253" w:type="dxa"/>
            <w:shd w:val="clear" w:color="auto" w:fill="DBE5F1"/>
          </w:tcPr>
          <w:p w:rsidR="004B674F" w:rsidRPr="0051289B" w:rsidRDefault="004B674F"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Precondiciones:</w:t>
            </w:r>
          </w:p>
        </w:tc>
        <w:tc>
          <w:tcPr>
            <w:tcW w:w="7038" w:type="dxa"/>
            <w:gridSpan w:val="3"/>
          </w:tcPr>
          <w:p w:rsidR="004B674F" w:rsidRPr="0051289B" w:rsidRDefault="004B674F"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administrador debe de estar conectado al sistema</w:t>
            </w:r>
            <w:r w:rsidRPr="0051289B">
              <w:rPr>
                <w:rFonts w:ascii="Times New Roman" w:hAnsi="Times New Roman" w:cs="Times New Roman"/>
                <w:sz w:val="24"/>
                <w:szCs w:val="24"/>
              </w:rPr>
              <w:t>.</w:t>
            </w:r>
          </w:p>
          <w:p w:rsidR="004B674F" w:rsidRDefault="004B674F"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Debe de tenerse creado y activada una gestión.</w:t>
            </w:r>
          </w:p>
          <w:p w:rsidR="004B674F" w:rsidRDefault="004B674F"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administrador debe de tener creado po</w:t>
            </w:r>
            <w:r w:rsidR="00E20655">
              <w:rPr>
                <w:rFonts w:ascii="Times New Roman" w:hAnsi="Times New Roman" w:cs="Times New Roman"/>
                <w:sz w:val="24"/>
                <w:szCs w:val="24"/>
              </w:rPr>
              <w:t xml:space="preserve">r lo menos una orden de trabajo </w:t>
            </w:r>
            <w:r>
              <w:rPr>
                <w:rFonts w:ascii="Times New Roman" w:hAnsi="Times New Roman" w:cs="Times New Roman"/>
                <w:sz w:val="24"/>
                <w:szCs w:val="24"/>
              </w:rPr>
              <w:t xml:space="preserve">antes de gestionar un </w:t>
            </w:r>
            <w:r w:rsidR="00E20655">
              <w:rPr>
                <w:rFonts w:ascii="Times New Roman" w:hAnsi="Times New Roman" w:cs="Times New Roman"/>
                <w:sz w:val="24"/>
                <w:szCs w:val="24"/>
              </w:rPr>
              <w:t>equipo</w:t>
            </w:r>
            <w:r>
              <w:rPr>
                <w:rFonts w:ascii="Times New Roman" w:hAnsi="Times New Roman" w:cs="Times New Roman"/>
                <w:sz w:val="24"/>
                <w:szCs w:val="24"/>
              </w:rPr>
              <w:t>.</w:t>
            </w:r>
          </w:p>
          <w:p w:rsidR="00E20655" w:rsidRPr="0051289B" w:rsidRDefault="00E20655"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sistema carga los modelos y tipos de equipos antes de visualizar la interfaz.</w:t>
            </w:r>
          </w:p>
        </w:tc>
      </w:tr>
      <w:tr w:rsidR="004B674F" w:rsidRPr="0051289B" w:rsidTr="00D02FB1">
        <w:trPr>
          <w:trHeight w:val="548"/>
        </w:trPr>
        <w:tc>
          <w:tcPr>
            <w:tcW w:w="2253" w:type="dxa"/>
            <w:shd w:val="clear" w:color="auto" w:fill="DBE5F1"/>
          </w:tcPr>
          <w:p w:rsidR="004B674F" w:rsidRPr="0051289B" w:rsidRDefault="004B674F"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Postcondiciones:</w:t>
            </w:r>
          </w:p>
        </w:tc>
        <w:tc>
          <w:tcPr>
            <w:tcW w:w="7038" w:type="dxa"/>
            <w:gridSpan w:val="3"/>
          </w:tcPr>
          <w:p w:rsidR="004B674F" w:rsidRPr="0051289B" w:rsidRDefault="004B674F" w:rsidP="00666F46">
            <w:pPr>
              <w:pStyle w:val="Prrafodelista"/>
              <w:numPr>
                <w:ilvl w:val="0"/>
                <w:numId w:val="1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Los cambios realizados </w:t>
            </w:r>
            <w:r>
              <w:rPr>
                <w:rFonts w:ascii="Times New Roman" w:hAnsi="Times New Roman" w:cs="Times New Roman"/>
                <w:sz w:val="24"/>
                <w:szCs w:val="24"/>
              </w:rPr>
              <w:t xml:space="preserve">en el </w:t>
            </w:r>
            <w:r w:rsidR="00E20655">
              <w:rPr>
                <w:rFonts w:ascii="Times New Roman" w:hAnsi="Times New Roman" w:cs="Times New Roman"/>
                <w:sz w:val="24"/>
                <w:szCs w:val="24"/>
              </w:rPr>
              <w:t>equipo</w:t>
            </w:r>
            <w:r>
              <w:rPr>
                <w:rFonts w:ascii="Times New Roman" w:hAnsi="Times New Roman" w:cs="Times New Roman"/>
                <w:sz w:val="24"/>
                <w:szCs w:val="24"/>
              </w:rPr>
              <w:t xml:space="preserve"> actualizaran los datos </w:t>
            </w:r>
            <w:r w:rsidR="00E20655">
              <w:rPr>
                <w:rFonts w:ascii="Times New Roman" w:hAnsi="Times New Roman" w:cs="Times New Roman"/>
                <w:sz w:val="24"/>
                <w:szCs w:val="24"/>
              </w:rPr>
              <w:t>de control</w:t>
            </w:r>
            <w:r>
              <w:rPr>
                <w:rFonts w:ascii="Times New Roman" w:hAnsi="Times New Roman" w:cs="Times New Roman"/>
                <w:sz w:val="24"/>
                <w:szCs w:val="24"/>
              </w:rPr>
              <w:t xml:space="preserve"> en </w:t>
            </w:r>
            <w:r w:rsidR="00E20655">
              <w:rPr>
                <w:rFonts w:ascii="Times New Roman" w:hAnsi="Times New Roman" w:cs="Times New Roman"/>
                <w:sz w:val="24"/>
                <w:szCs w:val="24"/>
              </w:rPr>
              <w:t>el sistema de producción</w:t>
            </w:r>
            <w:r>
              <w:rPr>
                <w:rFonts w:ascii="Times New Roman" w:hAnsi="Times New Roman" w:cs="Times New Roman"/>
                <w:sz w:val="24"/>
                <w:szCs w:val="24"/>
              </w:rPr>
              <w:t>.</w:t>
            </w:r>
          </w:p>
        </w:tc>
      </w:tr>
      <w:tr w:rsidR="004B674F" w:rsidRPr="0051289B" w:rsidTr="00D02FB1">
        <w:trPr>
          <w:trHeight w:val="548"/>
        </w:trPr>
        <w:tc>
          <w:tcPr>
            <w:tcW w:w="2253" w:type="dxa"/>
            <w:shd w:val="clear" w:color="auto" w:fill="DBE5F1"/>
          </w:tcPr>
          <w:p w:rsidR="004B674F" w:rsidRPr="0051289B" w:rsidRDefault="004B674F"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Flujo Principal:</w:t>
            </w:r>
          </w:p>
        </w:tc>
        <w:tc>
          <w:tcPr>
            <w:tcW w:w="7038" w:type="dxa"/>
            <w:gridSpan w:val="3"/>
          </w:tcPr>
          <w:p w:rsidR="004B674F" w:rsidRPr="0051289B" w:rsidRDefault="004B674F" w:rsidP="00666F46">
            <w:pPr>
              <w:pStyle w:val="Prrafodelista"/>
              <w:numPr>
                <w:ilvl w:val="0"/>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caso de uso inicia cuando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elige en el menú de la interfaz de usuario “Gestionar </w:t>
            </w:r>
            <w:r w:rsidR="00E20655">
              <w:rPr>
                <w:rFonts w:ascii="Times New Roman" w:hAnsi="Times New Roman" w:cs="Times New Roman"/>
                <w:sz w:val="24"/>
                <w:szCs w:val="24"/>
              </w:rPr>
              <w:t>Equipos pesados</w:t>
            </w:r>
            <w:r>
              <w:rPr>
                <w:rFonts w:ascii="Times New Roman" w:hAnsi="Times New Roman" w:cs="Times New Roman"/>
                <w:sz w:val="24"/>
                <w:szCs w:val="24"/>
              </w:rPr>
              <w:t>”.</w:t>
            </w:r>
          </w:p>
          <w:p w:rsidR="004B674F" w:rsidRPr="0051289B" w:rsidRDefault="004B674F" w:rsidP="00666F46">
            <w:pPr>
              <w:pStyle w:val="Prrafodelista"/>
              <w:numPr>
                <w:ilvl w:val="0"/>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w:t>
            </w:r>
            <w:r>
              <w:rPr>
                <w:rFonts w:ascii="Times New Roman" w:hAnsi="Times New Roman" w:cs="Times New Roman"/>
                <w:sz w:val="24"/>
                <w:szCs w:val="24"/>
              </w:rPr>
              <w:t>mostrará</w:t>
            </w:r>
            <w:r w:rsidRPr="0051289B">
              <w:rPr>
                <w:rFonts w:ascii="Times New Roman" w:hAnsi="Times New Roman" w:cs="Times New Roman"/>
                <w:sz w:val="24"/>
                <w:szCs w:val="24"/>
              </w:rPr>
              <w:t xml:space="preserve"> la interfaz </w:t>
            </w:r>
            <w:r w:rsidR="00E20655">
              <w:rPr>
                <w:rFonts w:ascii="Times New Roman" w:hAnsi="Times New Roman" w:cs="Times New Roman"/>
                <w:sz w:val="24"/>
                <w:szCs w:val="24"/>
              </w:rPr>
              <w:t>(fig. 3.3.2.1) que consta de una</w:t>
            </w:r>
            <w:r w:rsidRPr="0051289B">
              <w:rPr>
                <w:rFonts w:ascii="Times New Roman" w:hAnsi="Times New Roman" w:cs="Times New Roman"/>
                <w:sz w:val="24"/>
                <w:szCs w:val="24"/>
              </w:rPr>
              <w:t xml:space="preserve"> lista paginada de los </w:t>
            </w:r>
            <w:r w:rsidR="00E20655">
              <w:rPr>
                <w:rFonts w:ascii="Times New Roman" w:hAnsi="Times New Roman" w:cs="Times New Roman"/>
                <w:sz w:val="24"/>
                <w:szCs w:val="24"/>
              </w:rPr>
              <w:t>equipos pesados disponibles, mostrando</w:t>
            </w:r>
            <w:r w:rsidRPr="0051289B">
              <w:rPr>
                <w:rFonts w:ascii="Times New Roman" w:hAnsi="Times New Roman" w:cs="Times New Roman"/>
                <w:sz w:val="24"/>
                <w:szCs w:val="24"/>
              </w:rPr>
              <w:t xml:space="preserve"> los campos: código, </w:t>
            </w:r>
            <w:r w:rsidR="00E20655">
              <w:rPr>
                <w:rFonts w:ascii="Times New Roman" w:hAnsi="Times New Roman" w:cs="Times New Roman"/>
                <w:sz w:val="24"/>
                <w:szCs w:val="24"/>
              </w:rPr>
              <w:t>nombre de equipo</w:t>
            </w:r>
            <w:r w:rsidRPr="0051289B">
              <w:rPr>
                <w:rFonts w:ascii="Times New Roman" w:hAnsi="Times New Roman" w:cs="Times New Roman"/>
                <w:sz w:val="24"/>
                <w:szCs w:val="24"/>
              </w:rPr>
              <w:t xml:space="preserve">, </w:t>
            </w:r>
            <w:r w:rsidR="00575243">
              <w:rPr>
                <w:rFonts w:ascii="Times New Roman" w:hAnsi="Times New Roman" w:cs="Times New Roman"/>
                <w:sz w:val="24"/>
                <w:szCs w:val="24"/>
              </w:rPr>
              <w:t>tipo de contrato</w:t>
            </w:r>
            <w:r w:rsidRPr="0051289B">
              <w:rPr>
                <w:rFonts w:ascii="Times New Roman" w:hAnsi="Times New Roman" w:cs="Times New Roman"/>
                <w:sz w:val="24"/>
                <w:szCs w:val="24"/>
              </w:rPr>
              <w:t>. con la</w:t>
            </w:r>
            <w:r>
              <w:rPr>
                <w:rFonts w:ascii="Times New Roman" w:hAnsi="Times New Roman" w:cs="Times New Roman"/>
                <w:sz w:val="24"/>
                <w:szCs w:val="24"/>
              </w:rPr>
              <w:t>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w:t>
            </w:r>
            <w:r>
              <w:rPr>
                <w:rFonts w:ascii="Times New Roman" w:hAnsi="Times New Roman" w:cs="Times New Roman"/>
                <w:sz w:val="24"/>
                <w:szCs w:val="24"/>
              </w:rPr>
              <w:t xml:space="preserve">modificar, eliminar por cada </w:t>
            </w:r>
            <w:r w:rsidR="00575243">
              <w:rPr>
                <w:rFonts w:ascii="Times New Roman" w:hAnsi="Times New Roman" w:cs="Times New Roman"/>
                <w:sz w:val="24"/>
                <w:szCs w:val="24"/>
              </w:rPr>
              <w:t>equipo en la lista</w:t>
            </w:r>
            <w:r w:rsidRPr="0051289B">
              <w:rPr>
                <w:rFonts w:ascii="Times New Roman" w:hAnsi="Times New Roman" w:cs="Times New Roman"/>
                <w:sz w:val="24"/>
                <w:szCs w:val="24"/>
              </w:rPr>
              <w:t xml:space="preserve">. Además despliega las opciones </w:t>
            </w:r>
            <w:r w:rsidR="00575243">
              <w:rPr>
                <w:rFonts w:ascii="Times New Roman" w:hAnsi="Times New Roman" w:cs="Times New Roman"/>
                <w:sz w:val="24"/>
                <w:szCs w:val="24"/>
              </w:rPr>
              <w:t>de búsqueda avanzada y nuevo equipo</w:t>
            </w:r>
            <w:r>
              <w:rPr>
                <w:rFonts w:ascii="Times New Roman" w:hAnsi="Times New Roman" w:cs="Times New Roman"/>
                <w:sz w:val="24"/>
                <w:szCs w:val="24"/>
              </w:rPr>
              <w:t>.</w:t>
            </w:r>
          </w:p>
          <w:p w:rsidR="004B674F" w:rsidRPr="0051289B" w:rsidRDefault="004B674F" w:rsidP="00666F46">
            <w:pPr>
              <w:pStyle w:val="Prrafodelista"/>
              <w:numPr>
                <w:ilvl w:val="0"/>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elige un</w:t>
            </w:r>
            <w:r>
              <w:rPr>
                <w:rFonts w:ascii="Times New Roman" w:hAnsi="Times New Roman" w:cs="Times New Roman"/>
                <w:sz w:val="24"/>
                <w:szCs w:val="24"/>
              </w:rPr>
              <w:t>a</w:t>
            </w:r>
            <w:r w:rsidRPr="0051289B">
              <w:rPr>
                <w:rFonts w:ascii="Times New Roman" w:hAnsi="Times New Roman" w:cs="Times New Roman"/>
                <w:sz w:val="24"/>
                <w:szCs w:val="24"/>
              </w:rPr>
              <w:t xml:space="preserve"> </w:t>
            </w:r>
            <w:r w:rsidR="00575243">
              <w:rPr>
                <w:rFonts w:ascii="Times New Roman" w:hAnsi="Times New Roman" w:cs="Times New Roman"/>
                <w:sz w:val="24"/>
                <w:szCs w:val="24"/>
              </w:rPr>
              <w:t>opción del equipo pesado:</w:t>
            </w:r>
          </w:p>
          <w:p w:rsidR="004B674F" w:rsidRPr="0051289B" w:rsidRDefault="004B674F" w:rsidP="00666F46">
            <w:pPr>
              <w:pStyle w:val="Prrafodelista"/>
              <w:numPr>
                <w:ilvl w:val="1"/>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 xml:space="preserve">modificar </w:t>
            </w:r>
            <w:r>
              <w:rPr>
                <w:rFonts w:ascii="Times New Roman" w:hAnsi="Times New Roman" w:cs="Times New Roman"/>
                <w:sz w:val="24"/>
                <w:szCs w:val="24"/>
              </w:rPr>
              <w:t xml:space="preserve">un </w:t>
            </w:r>
            <w:r w:rsidR="00575243">
              <w:rPr>
                <w:rFonts w:ascii="Times New Roman" w:hAnsi="Times New Roman" w:cs="Times New Roman"/>
                <w:sz w:val="24"/>
                <w:szCs w:val="24"/>
              </w:rPr>
              <w:t>equipo</w:t>
            </w:r>
          </w:p>
          <w:p w:rsidR="004B674F" w:rsidRPr="0051289B" w:rsidRDefault="004B674F" w:rsidP="00666F46">
            <w:pPr>
              <w:pStyle w:val="Prrafodelista"/>
              <w:numPr>
                <w:ilvl w:val="2"/>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 la </w:t>
            </w:r>
            <w:r>
              <w:rPr>
                <w:rFonts w:ascii="Times New Roman" w:hAnsi="Times New Roman" w:cs="Times New Roman"/>
                <w:sz w:val="24"/>
                <w:szCs w:val="24"/>
              </w:rPr>
              <w:t xml:space="preserve">interfaz </w:t>
            </w:r>
            <w:r w:rsidR="00575243">
              <w:rPr>
                <w:rFonts w:ascii="Times New Roman" w:hAnsi="Times New Roman" w:cs="Times New Roman"/>
                <w:sz w:val="24"/>
                <w:szCs w:val="24"/>
              </w:rPr>
              <w:t xml:space="preserve">(fig. 3.3.2.2) </w:t>
            </w:r>
            <w:r>
              <w:rPr>
                <w:rFonts w:ascii="Times New Roman" w:hAnsi="Times New Roman" w:cs="Times New Roman"/>
                <w:sz w:val="24"/>
                <w:szCs w:val="24"/>
              </w:rPr>
              <w:t xml:space="preserve">de edición de datos del </w:t>
            </w:r>
            <w:r w:rsidR="00575243">
              <w:rPr>
                <w:rFonts w:ascii="Times New Roman" w:hAnsi="Times New Roman" w:cs="Times New Roman"/>
                <w:sz w:val="24"/>
                <w:szCs w:val="24"/>
              </w:rPr>
              <w:t>equipo</w:t>
            </w:r>
            <w:r>
              <w:rPr>
                <w:rFonts w:ascii="Times New Roman" w:hAnsi="Times New Roman" w:cs="Times New Roman"/>
                <w:sz w:val="24"/>
                <w:szCs w:val="24"/>
              </w:rPr>
              <w:t xml:space="preserve"> </w:t>
            </w:r>
            <w:r w:rsidR="00575243">
              <w:rPr>
                <w:rFonts w:ascii="Times New Roman" w:hAnsi="Times New Roman" w:cs="Times New Roman"/>
                <w:sz w:val="24"/>
                <w:szCs w:val="24"/>
              </w:rPr>
              <w:t>mostrando</w:t>
            </w:r>
            <w:r w:rsidRPr="0051289B">
              <w:rPr>
                <w:rFonts w:ascii="Times New Roman" w:hAnsi="Times New Roman" w:cs="Times New Roman"/>
                <w:sz w:val="24"/>
                <w:szCs w:val="24"/>
              </w:rPr>
              <w:t xml:space="preserve"> los campos: </w:t>
            </w:r>
            <w:r w:rsidR="006A60A0">
              <w:rPr>
                <w:rFonts w:ascii="Times New Roman" w:hAnsi="Times New Roman" w:cs="Times New Roman"/>
                <w:sz w:val="24"/>
                <w:szCs w:val="24"/>
              </w:rPr>
              <w:t xml:space="preserve">tipo de </w:t>
            </w:r>
            <w:r w:rsidR="006A60A0">
              <w:rPr>
                <w:rFonts w:ascii="Times New Roman" w:hAnsi="Times New Roman" w:cs="Times New Roman"/>
                <w:sz w:val="24"/>
                <w:szCs w:val="24"/>
              </w:rPr>
              <w:lastRenderedPageBreak/>
              <w:t>equipo</w:t>
            </w:r>
            <w:r>
              <w:rPr>
                <w:rFonts w:ascii="Times New Roman" w:hAnsi="Times New Roman" w:cs="Times New Roman"/>
                <w:sz w:val="24"/>
                <w:szCs w:val="24"/>
              </w:rPr>
              <w:t xml:space="preserve">, </w:t>
            </w:r>
            <w:r w:rsidR="006A60A0">
              <w:rPr>
                <w:rFonts w:ascii="Times New Roman" w:hAnsi="Times New Roman" w:cs="Times New Roman"/>
                <w:sz w:val="24"/>
                <w:szCs w:val="24"/>
              </w:rPr>
              <w:t>modelo</w:t>
            </w:r>
            <w:r w:rsidRPr="0051289B">
              <w:rPr>
                <w:rFonts w:ascii="Times New Roman" w:hAnsi="Times New Roman" w:cs="Times New Roman"/>
                <w:sz w:val="24"/>
                <w:szCs w:val="24"/>
              </w:rPr>
              <w:t xml:space="preserve">, </w:t>
            </w:r>
            <w:r w:rsidR="006A60A0">
              <w:rPr>
                <w:rFonts w:ascii="Times New Roman" w:hAnsi="Times New Roman" w:cs="Times New Roman"/>
                <w:sz w:val="24"/>
                <w:szCs w:val="24"/>
              </w:rPr>
              <w:t>tipo de contrato, fecha de ingreso, orden de trabajo y descripción</w:t>
            </w:r>
            <w:r w:rsidRPr="0051289B">
              <w:rPr>
                <w:rFonts w:ascii="Times New Roman" w:hAnsi="Times New Roman" w:cs="Times New Roman"/>
                <w:sz w:val="24"/>
                <w:szCs w:val="24"/>
              </w:rPr>
              <w:t xml:space="preserve">. </w:t>
            </w:r>
            <w:r w:rsidR="006A60A0">
              <w:rPr>
                <w:rFonts w:ascii="Times New Roman" w:hAnsi="Times New Roman" w:cs="Times New Roman"/>
                <w:sz w:val="24"/>
                <w:szCs w:val="24"/>
              </w:rPr>
              <w:t>Además las opcio</w:t>
            </w:r>
            <w:r w:rsidRPr="0051289B">
              <w:rPr>
                <w:rFonts w:ascii="Times New Roman" w:hAnsi="Times New Roman" w:cs="Times New Roman"/>
                <w:sz w:val="24"/>
                <w:szCs w:val="24"/>
              </w:rPr>
              <w:t>n</w:t>
            </w:r>
            <w:r w:rsidR="006A60A0">
              <w:rPr>
                <w:rFonts w:ascii="Times New Roman" w:hAnsi="Times New Roman" w:cs="Times New Roman"/>
                <w:sz w:val="24"/>
                <w:szCs w:val="24"/>
              </w:rPr>
              <w:t>es</w:t>
            </w:r>
            <w:r w:rsidRPr="0051289B">
              <w:rPr>
                <w:rFonts w:ascii="Times New Roman" w:hAnsi="Times New Roman" w:cs="Times New Roman"/>
                <w:sz w:val="24"/>
                <w:szCs w:val="24"/>
              </w:rPr>
              <w:t xml:space="preserve"> de grabar o retornar.</w:t>
            </w:r>
          </w:p>
          <w:p w:rsidR="004B674F" w:rsidRPr="0051289B" w:rsidRDefault="004B674F" w:rsidP="00666F46">
            <w:pPr>
              <w:pStyle w:val="Prrafodelista"/>
              <w:numPr>
                <w:ilvl w:val="2"/>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edita </w:t>
            </w:r>
            <w:r w:rsidRPr="0051289B">
              <w:rPr>
                <w:rFonts w:ascii="Times New Roman" w:hAnsi="Times New Roman" w:cs="Times New Roman"/>
                <w:sz w:val="24"/>
                <w:szCs w:val="24"/>
              </w:rPr>
              <w:t>cualquiera de los campos listados como editables.</w:t>
            </w:r>
          </w:p>
          <w:p w:rsidR="004B674F" w:rsidRPr="0051289B" w:rsidRDefault="004B674F" w:rsidP="00666F46">
            <w:pPr>
              <w:pStyle w:val="Prrafodelista"/>
              <w:numPr>
                <w:ilvl w:val="2"/>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Pr>
                <w:rFonts w:ascii="Times New Roman" w:hAnsi="Times New Roman" w:cs="Times New Roman"/>
                <w:sz w:val="24"/>
                <w:szCs w:val="24"/>
              </w:rPr>
              <w:t xml:space="preserve">administrador elige la opción de </w:t>
            </w:r>
            <w:r w:rsidRPr="0051289B">
              <w:rPr>
                <w:rFonts w:ascii="Times New Roman" w:hAnsi="Times New Roman" w:cs="Times New Roman"/>
                <w:sz w:val="24"/>
                <w:szCs w:val="24"/>
              </w:rPr>
              <w:t>grabar.</w:t>
            </w:r>
          </w:p>
          <w:p w:rsidR="004B674F" w:rsidRPr="0051289B" w:rsidRDefault="004B674F" w:rsidP="00666F46">
            <w:pPr>
              <w:pStyle w:val="Prrafodelista"/>
              <w:numPr>
                <w:ilvl w:val="2"/>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verifica la validez de los datos a grabar.</w:t>
            </w:r>
          </w:p>
          <w:p w:rsidR="004B674F" w:rsidRPr="0051289B" w:rsidRDefault="004B674F" w:rsidP="00666F46">
            <w:pPr>
              <w:pStyle w:val="Prrafodelista"/>
              <w:numPr>
                <w:ilvl w:val="2"/>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graba en la base de datos los datos modificados e informa al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que la operación se realizó exitosamente</w:t>
            </w:r>
            <w:r>
              <w:rPr>
                <w:rFonts w:ascii="Times New Roman" w:hAnsi="Times New Roman" w:cs="Times New Roman"/>
                <w:sz w:val="24"/>
                <w:szCs w:val="24"/>
              </w:rPr>
              <w:t xml:space="preserve"> mediante un mensaje</w:t>
            </w:r>
            <w:r w:rsidRPr="0051289B">
              <w:rPr>
                <w:rFonts w:ascii="Times New Roman" w:hAnsi="Times New Roman" w:cs="Times New Roman"/>
                <w:sz w:val="24"/>
                <w:szCs w:val="24"/>
              </w:rPr>
              <w:t>.</w:t>
            </w:r>
            <w:r>
              <w:rPr>
                <w:rFonts w:ascii="Times New Roman" w:hAnsi="Times New Roman" w:cs="Times New Roman"/>
                <w:sz w:val="24"/>
                <w:szCs w:val="24"/>
              </w:rPr>
              <w:t xml:space="preserve"> Y visualizando en detalle todos los campos actualizados del </w:t>
            </w:r>
            <w:r w:rsidR="006A60A0">
              <w:rPr>
                <w:rFonts w:ascii="Times New Roman" w:hAnsi="Times New Roman" w:cs="Times New Roman"/>
                <w:sz w:val="24"/>
                <w:szCs w:val="24"/>
              </w:rPr>
              <w:t>equipo pesado</w:t>
            </w:r>
            <w:r>
              <w:rPr>
                <w:rFonts w:ascii="Times New Roman" w:hAnsi="Times New Roman" w:cs="Times New Roman"/>
                <w:sz w:val="24"/>
                <w:szCs w:val="24"/>
              </w:rPr>
              <w:t>.</w:t>
            </w:r>
          </w:p>
          <w:p w:rsidR="004B674F" w:rsidRPr="0051289B" w:rsidRDefault="004B674F" w:rsidP="00666F46">
            <w:pPr>
              <w:pStyle w:val="Prrafodelista"/>
              <w:numPr>
                <w:ilvl w:val="1"/>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w:t>
            </w:r>
            <w:r w:rsidR="006A60A0">
              <w:rPr>
                <w:rFonts w:ascii="Times New Roman" w:hAnsi="Times New Roman" w:cs="Times New Roman"/>
                <w:sz w:val="24"/>
                <w:szCs w:val="24"/>
              </w:rPr>
              <w:t xml:space="preserve">de </w:t>
            </w:r>
            <w:r w:rsidRPr="0051289B">
              <w:rPr>
                <w:rFonts w:ascii="Times New Roman" w:hAnsi="Times New Roman" w:cs="Times New Roman"/>
                <w:sz w:val="24"/>
                <w:szCs w:val="24"/>
              </w:rPr>
              <w:t>eliminar</w:t>
            </w:r>
            <w:r>
              <w:rPr>
                <w:rFonts w:ascii="Times New Roman" w:hAnsi="Times New Roman" w:cs="Times New Roman"/>
                <w:sz w:val="24"/>
                <w:szCs w:val="24"/>
              </w:rPr>
              <w:t xml:space="preserve"> </w:t>
            </w:r>
            <w:r w:rsidR="006A60A0">
              <w:rPr>
                <w:rFonts w:ascii="Times New Roman" w:hAnsi="Times New Roman" w:cs="Times New Roman"/>
                <w:sz w:val="24"/>
                <w:szCs w:val="24"/>
              </w:rPr>
              <w:t>equipo</w:t>
            </w:r>
          </w:p>
          <w:p w:rsidR="004B674F" w:rsidRPr="0051289B" w:rsidRDefault="004B674F" w:rsidP="00666F46">
            <w:pPr>
              <w:pStyle w:val="Prrafodelista"/>
              <w:numPr>
                <w:ilvl w:val="2"/>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pide confirmación al </w:t>
            </w:r>
            <w:r>
              <w:rPr>
                <w:rFonts w:ascii="Times New Roman" w:hAnsi="Times New Roman" w:cs="Times New Roman"/>
                <w:sz w:val="24"/>
                <w:szCs w:val="24"/>
              </w:rPr>
              <w:t>administrador</w:t>
            </w:r>
          </w:p>
          <w:p w:rsidR="004B674F" w:rsidRPr="0051289B" w:rsidRDefault="004B674F" w:rsidP="00666F46">
            <w:pPr>
              <w:pStyle w:val="Prrafodelista"/>
              <w:numPr>
                <w:ilvl w:val="2"/>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confirma la eliminación</w:t>
            </w:r>
          </w:p>
          <w:p w:rsidR="004B674F" w:rsidRPr="0051289B" w:rsidRDefault="004B674F" w:rsidP="00666F46">
            <w:pPr>
              <w:pStyle w:val="Prrafodelista"/>
              <w:numPr>
                <w:ilvl w:val="3"/>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elimina el </w:t>
            </w:r>
            <w:r w:rsidR="006A60A0">
              <w:rPr>
                <w:rFonts w:ascii="Times New Roman" w:hAnsi="Times New Roman" w:cs="Times New Roman"/>
                <w:sz w:val="24"/>
                <w:szCs w:val="24"/>
              </w:rPr>
              <w:t>equipo pesado</w:t>
            </w:r>
          </w:p>
          <w:p w:rsidR="004B674F" w:rsidRDefault="004B674F" w:rsidP="00666F46">
            <w:pPr>
              <w:pStyle w:val="Prrafodelista"/>
              <w:numPr>
                <w:ilvl w:val="3"/>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visualiza el mensaje de que la eliminación fue exitosa.</w:t>
            </w:r>
          </w:p>
          <w:p w:rsidR="006A60A0" w:rsidRPr="0051289B" w:rsidRDefault="006A60A0" w:rsidP="00666F46">
            <w:pPr>
              <w:pStyle w:val="Prrafodelista"/>
              <w:numPr>
                <w:ilvl w:val="3"/>
                <w:numId w:val="31"/>
              </w:numPr>
              <w:spacing w:after="0" w:line="240" w:lineRule="auto"/>
              <w:rPr>
                <w:rFonts w:ascii="Times New Roman" w:hAnsi="Times New Roman" w:cs="Times New Roman"/>
                <w:sz w:val="24"/>
                <w:szCs w:val="24"/>
              </w:rPr>
            </w:pPr>
            <w:r>
              <w:rPr>
                <w:rFonts w:ascii="Times New Roman" w:hAnsi="Times New Roman" w:cs="Times New Roman"/>
                <w:sz w:val="24"/>
                <w:szCs w:val="24"/>
              </w:rPr>
              <w:t>El sistema actualiza sus datos de control interno.</w:t>
            </w:r>
          </w:p>
          <w:p w:rsidR="004B674F" w:rsidRPr="0051289B" w:rsidRDefault="004B674F" w:rsidP="00666F46">
            <w:pPr>
              <w:pStyle w:val="Prrafodelista"/>
              <w:numPr>
                <w:ilvl w:val="2"/>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Caso contrario</w:t>
            </w:r>
          </w:p>
          <w:p w:rsidR="004B674F" w:rsidRPr="0051289B" w:rsidRDefault="004B674F" w:rsidP="00666F46">
            <w:pPr>
              <w:pStyle w:val="Prrafodelista"/>
              <w:numPr>
                <w:ilvl w:val="3"/>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retorna a la vista </w:t>
            </w:r>
            <w:r w:rsidR="006A60A0">
              <w:rPr>
                <w:rFonts w:ascii="Times New Roman" w:hAnsi="Times New Roman" w:cs="Times New Roman"/>
                <w:sz w:val="24"/>
                <w:szCs w:val="24"/>
              </w:rPr>
              <w:t>de listado de equipo (fig. 3.3.2.1)</w:t>
            </w:r>
            <w:r w:rsidRPr="0051289B">
              <w:rPr>
                <w:rFonts w:ascii="Times New Roman" w:hAnsi="Times New Roman" w:cs="Times New Roman"/>
                <w:sz w:val="24"/>
                <w:szCs w:val="24"/>
              </w:rPr>
              <w:t>.</w:t>
            </w:r>
          </w:p>
          <w:p w:rsidR="004B674F" w:rsidRDefault="004B674F" w:rsidP="00666F46">
            <w:pPr>
              <w:pStyle w:val="Prrafodelista"/>
              <w:numPr>
                <w:ilvl w:val="1"/>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elige realizar una búsqueda avanzada</w:t>
            </w:r>
          </w:p>
          <w:p w:rsidR="0061344F" w:rsidRDefault="0061344F" w:rsidP="0061344F">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3.3.1. Introduce en el campo de búsqueda su criterio a buscar.</w:t>
            </w:r>
          </w:p>
          <w:p w:rsidR="006A60A0" w:rsidRPr="0051289B" w:rsidRDefault="0061344F" w:rsidP="0061344F">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 xml:space="preserve">3.3.2. </w:t>
            </w:r>
            <w:r w:rsidR="006A60A0">
              <w:rPr>
                <w:rFonts w:ascii="Times New Roman" w:hAnsi="Times New Roman" w:cs="Times New Roman"/>
                <w:sz w:val="24"/>
                <w:szCs w:val="24"/>
              </w:rPr>
              <w:t>Se desplegará en la lista de equipos solo aquellos que cumplan el criterio de búsqueda.</w:t>
            </w:r>
          </w:p>
          <w:p w:rsidR="004B674F" w:rsidRPr="00501BF3" w:rsidRDefault="004B674F" w:rsidP="00666F46">
            <w:pPr>
              <w:pStyle w:val="Prrafodelista"/>
              <w:numPr>
                <w:ilvl w:val="0"/>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sidR="0061344F">
              <w:rPr>
                <w:rFonts w:ascii="Times New Roman" w:hAnsi="Times New Roman" w:cs="Times New Roman"/>
                <w:sz w:val="24"/>
                <w:szCs w:val="24"/>
              </w:rPr>
              <w:t>Nuevo equipo</w:t>
            </w:r>
          </w:p>
          <w:p w:rsidR="0061344F" w:rsidRDefault="004B674F" w:rsidP="00666F46">
            <w:pPr>
              <w:pStyle w:val="Prrafodelista"/>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07F3A">
              <w:rPr>
                <w:rFonts w:ascii="Times New Roman" w:hAnsi="Times New Roman" w:cs="Times New Roman"/>
                <w:sz w:val="24"/>
                <w:szCs w:val="24"/>
              </w:rPr>
              <w:t xml:space="preserve">El sistema visualiza la </w:t>
            </w:r>
            <w:r>
              <w:rPr>
                <w:rFonts w:ascii="Times New Roman" w:hAnsi="Times New Roman" w:cs="Times New Roman"/>
                <w:sz w:val="24"/>
                <w:szCs w:val="24"/>
              </w:rPr>
              <w:t xml:space="preserve">interfaz </w:t>
            </w:r>
            <w:r w:rsidR="0061344F">
              <w:rPr>
                <w:rFonts w:ascii="Times New Roman" w:hAnsi="Times New Roman" w:cs="Times New Roman"/>
                <w:sz w:val="24"/>
                <w:szCs w:val="24"/>
              </w:rPr>
              <w:t xml:space="preserve">(fig. 3.3.2.2) </w:t>
            </w:r>
            <w:r>
              <w:rPr>
                <w:rFonts w:ascii="Times New Roman" w:hAnsi="Times New Roman" w:cs="Times New Roman"/>
                <w:sz w:val="24"/>
                <w:szCs w:val="24"/>
              </w:rPr>
              <w:t xml:space="preserve">para ingresar los </w:t>
            </w:r>
            <w:r w:rsidRPr="00E07F3A">
              <w:rPr>
                <w:rFonts w:ascii="Times New Roman" w:hAnsi="Times New Roman" w:cs="Times New Roman"/>
                <w:sz w:val="24"/>
                <w:szCs w:val="24"/>
              </w:rPr>
              <w:t xml:space="preserve">datos del </w:t>
            </w:r>
            <w:r w:rsidR="0061344F">
              <w:rPr>
                <w:rFonts w:ascii="Times New Roman" w:hAnsi="Times New Roman" w:cs="Times New Roman"/>
                <w:sz w:val="24"/>
                <w:szCs w:val="24"/>
              </w:rPr>
              <w:t>equipo como</w:t>
            </w:r>
            <w:r w:rsidRPr="00E07F3A">
              <w:rPr>
                <w:rFonts w:ascii="Times New Roman" w:hAnsi="Times New Roman" w:cs="Times New Roman"/>
                <w:sz w:val="24"/>
                <w:szCs w:val="24"/>
              </w:rPr>
              <w:t xml:space="preserve"> </w:t>
            </w:r>
            <w:r w:rsidR="0061344F">
              <w:rPr>
                <w:rFonts w:ascii="Times New Roman" w:hAnsi="Times New Roman" w:cs="Times New Roman"/>
                <w:sz w:val="24"/>
                <w:szCs w:val="24"/>
              </w:rPr>
              <w:t>tipo de equipo, modelo, tipo de contrato, fecha de ingreso, orden de trabajo y descripción de equipo.</w:t>
            </w:r>
          </w:p>
          <w:p w:rsidR="004B674F" w:rsidRDefault="0061344F" w:rsidP="0061344F">
            <w:pPr>
              <w:pStyle w:val="Prrafodelista"/>
              <w:spacing w:after="0" w:line="240" w:lineRule="auto"/>
              <w:rPr>
                <w:rFonts w:ascii="Times New Roman" w:hAnsi="Times New Roman" w:cs="Times New Roman"/>
                <w:sz w:val="24"/>
                <w:szCs w:val="24"/>
              </w:rPr>
            </w:pPr>
            <w:r>
              <w:rPr>
                <w:rFonts w:ascii="Times New Roman" w:hAnsi="Times New Roman" w:cs="Times New Roman"/>
                <w:sz w:val="24"/>
                <w:szCs w:val="24"/>
              </w:rPr>
              <w:t>Además de las opción de grabar y</w:t>
            </w:r>
            <w:r w:rsidR="004B674F" w:rsidRPr="00E07F3A">
              <w:rPr>
                <w:rFonts w:ascii="Times New Roman" w:hAnsi="Times New Roman" w:cs="Times New Roman"/>
                <w:sz w:val="24"/>
                <w:szCs w:val="24"/>
              </w:rPr>
              <w:t xml:space="preserve"> retornar</w:t>
            </w:r>
          </w:p>
          <w:p w:rsidR="004B674F" w:rsidRDefault="004B674F" w:rsidP="00666F46">
            <w:pPr>
              <w:pStyle w:val="Prrafodelista"/>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administrador ingresa todos los datos requeridos del </w:t>
            </w:r>
            <w:r w:rsidR="0061344F">
              <w:rPr>
                <w:rFonts w:ascii="Times New Roman" w:hAnsi="Times New Roman" w:cs="Times New Roman"/>
                <w:sz w:val="24"/>
                <w:szCs w:val="24"/>
              </w:rPr>
              <w:t>equipo</w:t>
            </w:r>
          </w:p>
          <w:p w:rsidR="004B674F" w:rsidRDefault="004B674F" w:rsidP="00666F46">
            <w:pPr>
              <w:pStyle w:val="Prrafodelista"/>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administrador elige la opción de grabar.</w:t>
            </w:r>
          </w:p>
          <w:p w:rsidR="004B674F" w:rsidRDefault="004B674F" w:rsidP="00666F46">
            <w:pPr>
              <w:pStyle w:val="Prrafodelista"/>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verifica la validez de los datos a grabar.</w:t>
            </w:r>
          </w:p>
          <w:p w:rsidR="004B674F" w:rsidRPr="00501BF3" w:rsidRDefault="0061344F" w:rsidP="00666F46">
            <w:pPr>
              <w:pStyle w:val="Prrafodelista"/>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4B674F">
              <w:rPr>
                <w:rFonts w:ascii="Times New Roman" w:hAnsi="Times New Roman" w:cs="Times New Roman"/>
                <w:sz w:val="24"/>
                <w:szCs w:val="24"/>
              </w:rPr>
              <w:t xml:space="preserve">El sistema graba en la base de datos los datos ingresados e informa al administrador que la operación se realizó exitosamente mediante un mensaje. Y visualizando en detalle todos campos ingresados del </w:t>
            </w:r>
            <w:r w:rsidR="009950D9">
              <w:rPr>
                <w:rFonts w:ascii="Times New Roman" w:hAnsi="Times New Roman" w:cs="Times New Roman"/>
                <w:sz w:val="24"/>
                <w:szCs w:val="24"/>
              </w:rPr>
              <w:t>equipo pesado</w:t>
            </w:r>
            <w:r w:rsidR="004B674F">
              <w:rPr>
                <w:rFonts w:ascii="Times New Roman" w:hAnsi="Times New Roman" w:cs="Times New Roman"/>
                <w:sz w:val="24"/>
                <w:szCs w:val="24"/>
              </w:rPr>
              <w:t>.</w:t>
            </w:r>
          </w:p>
        </w:tc>
      </w:tr>
      <w:tr w:rsidR="004B674F" w:rsidRPr="0051289B" w:rsidTr="00D02FB1">
        <w:trPr>
          <w:trHeight w:val="1081"/>
        </w:trPr>
        <w:tc>
          <w:tcPr>
            <w:tcW w:w="2253" w:type="dxa"/>
            <w:shd w:val="clear" w:color="auto" w:fill="DBE5F1"/>
          </w:tcPr>
          <w:p w:rsidR="004B674F" w:rsidRPr="0051289B" w:rsidRDefault="004B674F" w:rsidP="00D02FB1">
            <w:pPr>
              <w:ind w:left="708"/>
              <w:contextualSpacing/>
              <w:jc w:val="right"/>
              <w:rPr>
                <w:rFonts w:ascii="Times New Roman" w:hAnsi="Times New Roman" w:cs="Times New Roman"/>
                <w:b/>
                <w:bCs/>
                <w:sz w:val="24"/>
                <w:szCs w:val="24"/>
              </w:rPr>
            </w:pPr>
            <w:r>
              <w:rPr>
                <w:rFonts w:ascii="Times New Roman" w:hAnsi="Times New Roman" w:cs="Times New Roman"/>
                <w:b/>
                <w:bCs/>
                <w:sz w:val="24"/>
                <w:szCs w:val="24"/>
              </w:rPr>
              <w:lastRenderedPageBreak/>
              <w:t xml:space="preserve">Flujo(s) </w:t>
            </w:r>
            <w:r w:rsidRPr="0051289B">
              <w:rPr>
                <w:rFonts w:ascii="Times New Roman" w:hAnsi="Times New Roman" w:cs="Times New Roman"/>
                <w:b/>
                <w:bCs/>
                <w:sz w:val="24"/>
                <w:szCs w:val="24"/>
              </w:rPr>
              <w:t>alternativo(s):</w:t>
            </w:r>
          </w:p>
        </w:tc>
        <w:tc>
          <w:tcPr>
            <w:tcW w:w="7038" w:type="dxa"/>
            <w:gridSpan w:val="3"/>
          </w:tcPr>
          <w:p w:rsidR="004B674F" w:rsidRPr="0051289B" w:rsidRDefault="004B674F" w:rsidP="00666F46">
            <w:pPr>
              <w:pStyle w:val="Prrafodelista"/>
              <w:numPr>
                <w:ilvl w:val="0"/>
                <w:numId w:val="3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En el punto 2. del flujo principal, si no existe ningún </w:t>
            </w:r>
            <w:r>
              <w:rPr>
                <w:rFonts w:ascii="Times New Roman" w:hAnsi="Times New Roman" w:cs="Times New Roman"/>
                <w:sz w:val="24"/>
                <w:szCs w:val="24"/>
              </w:rPr>
              <w:t>personal</w:t>
            </w:r>
            <w:r w:rsidRPr="0051289B">
              <w:rPr>
                <w:rFonts w:ascii="Times New Roman" w:hAnsi="Times New Roman" w:cs="Times New Roman"/>
                <w:sz w:val="24"/>
                <w:szCs w:val="24"/>
              </w:rPr>
              <w:t xml:space="preserve"> registrado.</w:t>
            </w:r>
          </w:p>
          <w:p w:rsidR="004B674F" w:rsidRPr="0051289B" w:rsidRDefault="004B674F" w:rsidP="00666F46">
            <w:pPr>
              <w:pStyle w:val="Prrafodelista"/>
              <w:numPr>
                <w:ilvl w:val="1"/>
                <w:numId w:val="3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visualizará </w:t>
            </w:r>
            <w:r>
              <w:rPr>
                <w:rFonts w:ascii="Times New Roman" w:hAnsi="Times New Roman" w:cs="Times New Roman"/>
                <w:sz w:val="24"/>
                <w:szCs w:val="24"/>
              </w:rPr>
              <w:t xml:space="preserve">solo las entradas de búsqueda, pero no </w:t>
            </w:r>
            <w:r w:rsidRPr="0051289B">
              <w:rPr>
                <w:rFonts w:ascii="Times New Roman" w:hAnsi="Times New Roman" w:cs="Times New Roman"/>
                <w:sz w:val="24"/>
                <w:szCs w:val="24"/>
              </w:rPr>
              <w:t xml:space="preserve"> visualizará </w:t>
            </w:r>
            <w:r>
              <w:rPr>
                <w:rFonts w:ascii="Times New Roman" w:hAnsi="Times New Roman" w:cs="Times New Roman"/>
                <w:sz w:val="24"/>
                <w:szCs w:val="24"/>
              </w:rPr>
              <w:t xml:space="preserve">ningún tipo de datos de </w:t>
            </w:r>
            <w:r w:rsidR="00475F2C">
              <w:rPr>
                <w:rFonts w:ascii="Times New Roman" w:hAnsi="Times New Roman" w:cs="Times New Roman"/>
                <w:sz w:val="24"/>
                <w:szCs w:val="24"/>
              </w:rPr>
              <w:t>equipo</w:t>
            </w:r>
            <w:r>
              <w:rPr>
                <w:rFonts w:ascii="Times New Roman" w:hAnsi="Times New Roman" w:cs="Times New Roman"/>
                <w:sz w:val="24"/>
                <w:szCs w:val="24"/>
              </w:rPr>
              <w:t>.</w:t>
            </w:r>
          </w:p>
          <w:p w:rsidR="004B674F" w:rsidRPr="0051289B" w:rsidRDefault="004B674F" w:rsidP="00666F46">
            <w:pPr>
              <w:pStyle w:val="Prrafodelista"/>
              <w:numPr>
                <w:ilvl w:val="0"/>
                <w:numId w:val="33"/>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3.1.4</w:t>
            </w:r>
            <w:r w:rsidRPr="0051289B">
              <w:rPr>
                <w:rFonts w:ascii="Times New Roman" w:hAnsi="Times New Roman" w:cs="Times New Roman"/>
                <w:sz w:val="24"/>
                <w:szCs w:val="24"/>
              </w:rPr>
              <w:t xml:space="preserve">, si los campos </w:t>
            </w:r>
            <w:r w:rsidR="00475F2C">
              <w:rPr>
                <w:rFonts w:ascii="Times New Roman" w:hAnsi="Times New Roman" w:cs="Times New Roman"/>
                <w:sz w:val="24"/>
                <w:szCs w:val="24"/>
              </w:rPr>
              <w:t xml:space="preserve">descripción, orden de trabajo, tipo de equipo y modelo </w:t>
            </w:r>
            <w:r w:rsidRPr="0051289B">
              <w:rPr>
                <w:rFonts w:ascii="Times New Roman" w:hAnsi="Times New Roman" w:cs="Times New Roman"/>
                <w:sz w:val="24"/>
                <w:szCs w:val="24"/>
              </w:rPr>
              <w:t>son vacíos</w:t>
            </w:r>
            <w:r w:rsidR="00475F2C">
              <w:rPr>
                <w:rFonts w:ascii="Times New Roman" w:hAnsi="Times New Roman" w:cs="Times New Roman"/>
                <w:sz w:val="24"/>
                <w:szCs w:val="24"/>
              </w:rPr>
              <w:t>.</w:t>
            </w:r>
          </w:p>
          <w:p w:rsidR="004B674F" w:rsidRPr="0051289B" w:rsidRDefault="004B674F" w:rsidP="00666F46">
            <w:pPr>
              <w:pStyle w:val="Prrafodelista"/>
              <w:numPr>
                <w:ilvl w:val="1"/>
                <w:numId w:val="3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informa que campo o campos están vacíos y no procede a grabar los cambios.</w:t>
            </w:r>
          </w:p>
          <w:p w:rsidR="004B674F" w:rsidRDefault="00475F2C" w:rsidP="00666F46">
            <w:pPr>
              <w:pStyle w:val="Prrafodelista"/>
              <w:numPr>
                <w:ilvl w:val="0"/>
                <w:numId w:val="33"/>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En el punto 4.4. si los campos descripción, orden de trabajo</w:t>
            </w:r>
            <w:r w:rsidR="004B674F">
              <w:rPr>
                <w:rFonts w:ascii="Times New Roman" w:hAnsi="Times New Roman" w:cs="Times New Roman"/>
                <w:sz w:val="24"/>
                <w:szCs w:val="24"/>
              </w:rPr>
              <w:t xml:space="preserve">, </w:t>
            </w:r>
            <w:r>
              <w:rPr>
                <w:rFonts w:ascii="Times New Roman" w:hAnsi="Times New Roman" w:cs="Times New Roman"/>
                <w:sz w:val="24"/>
                <w:szCs w:val="24"/>
              </w:rPr>
              <w:t>tipo de equipo y modelo e</w:t>
            </w:r>
            <w:r w:rsidR="004B674F">
              <w:rPr>
                <w:rFonts w:ascii="Times New Roman" w:hAnsi="Times New Roman" w:cs="Times New Roman"/>
                <w:sz w:val="24"/>
                <w:szCs w:val="24"/>
              </w:rPr>
              <w:t>stán vacíos.</w:t>
            </w:r>
          </w:p>
          <w:p w:rsidR="004B674F" w:rsidRPr="00475F2C" w:rsidRDefault="00475F2C" w:rsidP="00666F46">
            <w:pPr>
              <w:pStyle w:val="Prrafodelista"/>
              <w:numPr>
                <w:ilvl w:val="0"/>
                <w:numId w:val="3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4B674F" w:rsidRPr="00475F2C">
              <w:rPr>
                <w:rFonts w:ascii="Times New Roman" w:hAnsi="Times New Roman" w:cs="Times New Roman"/>
                <w:sz w:val="24"/>
                <w:szCs w:val="24"/>
              </w:rPr>
              <w:t>El sistema informa que c</w:t>
            </w:r>
            <w:r w:rsidRPr="00475F2C">
              <w:rPr>
                <w:rFonts w:ascii="Times New Roman" w:hAnsi="Times New Roman" w:cs="Times New Roman"/>
                <w:sz w:val="24"/>
                <w:szCs w:val="24"/>
              </w:rPr>
              <w:t xml:space="preserve">ampo o campos están vacíos y no </w:t>
            </w:r>
            <w:r>
              <w:rPr>
                <w:rFonts w:ascii="Times New Roman" w:hAnsi="Times New Roman" w:cs="Times New Roman"/>
                <w:sz w:val="24"/>
                <w:szCs w:val="24"/>
              </w:rPr>
              <w:t>procede a grabar los cambios.</w:t>
            </w:r>
          </w:p>
        </w:tc>
      </w:tr>
    </w:tbl>
    <w:p w:rsidR="004B674F" w:rsidRPr="004B674F" w:rsidRDefault="004B674F" w:rsidP="004B674F"/>
    <w:p w:rsidR="007A4716" w:rsidRPr="007A4716" w:rsidRDefault="00DF656D" w:rsidP="007A4716">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3.3.2.3. </w:t>
      </w:r>
      <w:r w:rsidRPr="0041783A">
        <w:rPr>
          <w:rFonts w:ascii="Times New Roman" w:hAnsi="Times New Roman" w:cs="Times New Roman"/>
          <w:b/>
          <w:i w:val="0"/>
          <w:color w:val="auto"/>
        </w:rPr>
        <w:t>Prototipo de interfaz</w:t>
      </w:r>
    </w:p>
    <w:p w:rsidR="007A4716" w:rsidRDefault="007A4716" w:rsidP="007A4716">
      <w:pPr>
        <w:jc w:val="center"/>
      </w:pPr>
      <w:r>
        <w:rPr>
          <w:noProof/>
          <w:lang w:eastAsia="es-BO"/>
        </w:rPr>
        <w:drawing>
          <wp:inline distT="0" distB="0" distL="0" distR="0">
            <wp:extent cx="4438650" cy="26479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650" cy="2647950"/>
                    </a:xfrm>
                    <a:prstGeom prst="rect">
                      <a:avLst/>
                    </a:prstGeom>
                    <a:noFill/>
                    <a:ln>
                      <a:noFill/>
                    </a:ln>
                  </pic:spPr>
                </pic:pic>
              </a:graphicData>
            </a:graphic>
          </wp:inline>
        </w:drawing>
      </w:r>
    </w:p>
    <w:p w:rsidR="007A4716" w:rsidRDefault="007A4716" w:rsidP="007A4716">
      <w:pPr>
        <w:jc w:val="center"/>
        <w:rPr>
          <w:b/>
        </w:rPr>
      </w:pPr>
      <w:r w:rsidRPr="007A4716">
        <w:rPr>
          <w:b/>
        </w:rPr>
        <w:t>(</w:t>
      </w:r>
      <w:r>
        <w:rPr>
          <w:b/>
        </w:rPr>
        <w:t>fig. 3.3.2.1</w:t>
      </w:r>
      <w:r w:rsidRPr="007A4716">
        <w:rPr>
          <w:b/>
        </w:rPr>
        <w:t>)</w:t>
      </w:r>
    </w:p>
    <w:p w:rsidR="007A4716" w:rsidRDefault="007A4716" w:rsidP="007A4716">
      <w:pPr>
        <w:jc w:val="center"/>
        <w:rPr>
          <w:b/>
        </w:rPr>
      </w:pPr>
      <w:r>
        <w:rPr>
          <w:b/>
          <w:noProof/>
          <w:lang w:eastAsia="es-BO"/>
        </w:rPr>
        <w:drawing>
          <wp:inline distT="0" distB="0" distL="0" distR="0">
            <wp:extent cx="4743450" cy="3429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3450" cy="3429000"/>
                    </a:xfrm>
                    <a:prstGeom prst="rect">
                      <a:avLst/>
                    </a:prstGeom>
                    <a:noFill/>
                    <a:ln>
                      <a:noFill/>
                    </a:ln>
                  </pic:spPr>
                </pic:pic>
              </a:graphicData>
            </a:graphic>
          </wp:inline>
        </w:drawing>
      </w:r>
    </w:p>
    <w:p w:rsidR="007A4716" w:rsidRPr="007A4716" w:rsidRDefault="007A4716" w:rsidP="007A4716">
      <w:pPr>
        <w:pStyle w:val="EstiloSW1"/>
        <w:jc w:val="center"/>
        <w:rPr>
          <w:b/>
        </w:rPr>
      </w:pPr>
      <w:r w:rsidRPr="007A4716">
        <w:rPr>
          <w:b/>
        </w:rPr>
        <w:t>(</w:t>
      </w:r>
      <w:r>
        <w:rPr>
          <w:b/>
        </w:rPr>
        <w:t>fig. 3.3.2.2</w:t>
      </w:r>
      <w:r w:rsidRPr="007A4716">
        <w:rPr>
          <w:b/>
        </w:rPr>
        <w:t>)</w:t>
      </w:r>
    </w:p>
    <w:p w:rsidR="00B11813" w:rsidRDefault="00B11813" w:rsidP="00B11813">
      <w:pPr>
        <w:pStyle w:val="Ttulo3"/>
        <w:ind w:firstLine="340"/>
        <w:rPr>
          <w:rFonts w:ascii="Times New Roman" w:hAnsi="Times New Roman" w:cs="Times New Roman"/>
          <w:b/>
          <w:color w:val="auto"/>
        </w:rPr>
      </w:pPr>
      <w:r>
        <w:rPr>
          <w:rFonts w:ascii="Times New Roman" w:hAnsi="Times New Roman" w:cs="Times New Roman"/>
          <w:b/>
          <w:color w:val="auto"/>
        </w:rPr>
        <w:lastRenderedPageBreak/>
        <w:t>3.3.3</w:t>
      </w:r>
      <w:r w:rsidRPr="00B11813">
        <w:rPr>
          <w:rFonts w:ascii="Times New Roman" w:hAnsi="Times New Roman" w:cs="Times New Roman"/>
          <w:b/>
          <w:color w:val="auto"/>
        </w:rPr>
        <w:t>.</w:t>
      </w:r>
      <w:r>
        <w:rPr>
          <w:rFonts w:ascii="Times New Roman" w:hAnsi="Times New Roman" w:cs="Times New Roman"/>
          <w:b/>
          <w:color w:val="auto"/>
        </w:rPr>
        <w:t xml:space="preserve"> CU03: Gestionar ítems obra.</w:t>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3.3.3.1. </w:t>
      </w:r>
      <w:r w:rsidRPr="0041783A">
        <w:rPr>
          <w:rFonts w:ascii="Times New Roman" w:hAnsi="Times New Roman" w:cs="Times New Roman"/>
          <w:b/>
          <w:i w:val="0"/>
          <w:color w:val="auto"/>
        </w:rPr>
        <w:t>Diagrama de caso de uso</w:t>
      </w:r>
    </w:p>
    <w:p w:rsidR="007A4716" w:rsidRPr="007A4716" w:rsidRDefault="007A4716" w:rsidP="007A4716">
      <w:pPr>
        <w:jc w:val="center"/>
      </w:pPr>
      <w:r w:rsidRPr="007A4716">
        <w:rPr>
          <w:noProof/>
          <w:lang w:eastAsia="es-BO"/>
        </w:rPr>
        <w:drawing>
          <wp:inline distT="0" distB="0" distL="0" distR="0">
            <wp:extent cx="3276600" cy="142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1428750"/>
                    </a:xfrm>
                    <a:prstGeom prst="rect">
                      <a:avLst/>
                    </a:prstGeom>
                    <a:noFill/>
                    <a:ln>
                      <a:noFill/>
                    </a:ln>
                  </pic:spPr>
                </pic:pic>
              </a:graphicData>
            </a:graphic>
          </wp:inline>
        </w:drawing>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3.3.3.2. </w:t>
      </w:r>
      <w:r w:rsidRPr="0041783A">
        <w:rPr>
          <w:rFonts w:ascii="Times New Roman" w:hAnsi="Times New Roman" w:cs="Times New Roman"/>
          <w:b/>
          <w:i w:val="0"/>
          <w:color w:val="auto"/>
        </w:rPr>
        <w:t>Descripción del caso de uso</w:t>
      </w:r>
    </w:p>
    <w:tbl>
      <w:tblPr>
        <w:tblW w:w="9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3"/>
        <w:gridCol w:w="2181"/>
        <w:gridCol w:w="2181"/>
        <w:gridCol w:w="2676"/>
      </w:tblGrid>
      <w:tr w:rsidR="00C77068" w:rsidRPr="0051289B" w:rsidTr="00D02FB1">
        <w:trPr>
          <w:trHeight w:val="296"/>
        </w:trPr>
        <w:tc>
          <w:tcPr>
            <w:tcW w:w="9291" w:type="dxa"/>
            <w:gridSpan w:val="4"/>
            <w:shd w:val="clear" w:color="auto" w:fill="4F81BD"/>
          </w:tcPr>
          <w:p w:rsidR="00C77068" w:rsidRPr="0051289B" w:rsidRDefault="00C77068" w:rsidP="00C77068">
            <w:pPr>
              <w:contextualSpacing/>
              <w:jc w:val="center"/>
              <w:rPr>
                <w:rFonts w:ascii="Times New Roman" w:hAnsi="Times New Roman" w:cs="Times New Roman"/>
                <w:b/>
                <w:bCs/>
                <w:sz w:val="24"/>
                <w:szCs w:val="24"/>
              </w:rPr>
            </w:pPr>
            <w:r w:rsidRPr="0051289B">
              <w:rPr>
                <w:rFonts w:ascii="Times New Roman" w:hAnsi="Times New Roman" w:cs="Times New Roman"/>
                <w:b/>
                <w:bCs/>
                <w:sz w:val="24"/>
                <w:szCs w:val="24"/>
              </w:rPr>
              <w:t xml:space="preserve">CASO DE USO: Gestionar </w:t>
            </w:r>
            <w:r>
              <w:rPr>
                <w:rFonts w:ascii="Times New Roman" w:hAnsi="Times New Roman" w:cs="Times New Roman"/>
                <w:b/>
                <w:bCs/>
                <w:sz w:val="24"/>
                <w:szCs w:val="24"/>
              </w:rPr>
              <w:t>Ítem obra</w:t>
            </w:r>
          </w:p>
        </w:tc>
      </w:tr>
      <w:tr w:rsidR="00C77068" w:rsidRPr="0051289B" w:rsidTr="00D02FB1">
        <w:trPr>
          <w:trHeight w:val="281"/>
        </w:trPr>
        <w:tc>
          <w:tcPr>
            <w:tcW w:w="2253" w:type="dxa"/>
            <w:shd w:val="clear" w:color="auto" w:fill="4F81BD"/>
          </w:tcPr>
          <w:p w:rsidR="00C77068" w:rsidRPr="0051289B" w:rsidRDefault="00C77068"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t>ID :</w:t>
            </w:r>
          </w:p>
        </w:tc>
        <w:tc>
          <w:tcPr>
            <w:tcW w:w="7038" w:type="dxa"/>
            <w:gridSpan w:val="3"/>
            <w:shd w:val="clear" w:color="auto" w:fill="4F81BD"/>
          </w:tcPr>
          <w:p w:rsidR="00C77068" w:rsidRPr="0051289B" w:rsidRDefault="00C77068" w:rsidP="00D02FB1">
            <w:pPr>
              <w:contextualSpacing/>
              <w:rPr>
                <w:rFonts w:ascii="Times New Roman" w:hAnsi="Times New Roman" w:cs="Times New Roman"/>
                <w:b/>
                <w:bCs/>
                <w:sz w:val="24"/>
                <w:szCs w:val="24"/>
              </w:rPr>
            </w:pPr>
            <w:r>
              <w:rPr>
                <w:rFonts w:ascii="Times New Roman" w:hAnsi="Times New Roman" w:cs="Times New Roman"/>
                <w:b/>
                <w:bCs/>
                <w:sz w:val="24"/>
                <w:szCs w:val="24"/>
              </w:rPr>
              <w:t>CU03</w:t>
            </w:r>
            <w:r w:rsidRPr="0051289B">
              <w:rPr>
                <w:rFonts w:ascii="Times New Roman" w:hAnsi="Times New Roman" w:cs="Times New Roman"/>
                <w:b/>
                <w:bCs/>
                <w:sz w:val="24"/>
                <w:szCs w:val="24"/>
              </w:rPr>
              <w:t>.</w:t>
            </w:r>
          </w:p>
        </w:tc>
      </w:tr>
      <w:tr w:rsidR="00C77068" w:rsidRPr="0051289B" w:rsidTr="00D02FB1">
        <w:trPr>
          <w:trHeight w:val="577"/>
        </w:trPr>
        <w:tc>
          <w:tcPr>
            <w:tcW w:w="2253" w:type="dxa"/>
            <w:shd w:val="clear" w:color="auto" w:fill="DBE5F1"/>
          </w:tcPr>
          <w:p w:rsidR="00C77068" w:rsidRPr="0051289B" w:rsidRDefault="00C77068"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Creado por:</w:t>
            </w:r>
          </w:p>
        </w:tc>
        <w:tc>
          <w:tcPr>
            <w:tcW w:w="2181" w:type="dxa"/>
          </w:tcPr>
          <w:p w:rsidR="00C77068" w:rsidRPr="0051289B" w:rsidRDefault="00C77068" w:rsidP="00D02FB1">
            <w:pPr>
              <w:contextualSpacing/>
              <w:rPr>
                <w:rFonts w:ascii="Times New Roman" w:hAnsi="Times New Roman" w:cs="Times New Roman"/>
                <w:sz w:val="24"/>
                <w:szCs w:val="24"/>
              </w:rPr>
            </w:pPr>
            <w:r w:rsidRPr="0051289B">
              <w:rPr>
                <w:rFonts w:ascii="Times New Roman" w:hAnsi="Times New Roman" w:cs="Times New Roman"/>
                <w:sz w:val="24"/>
                <w:szCs w:val="24"/>
              </w:rPr>
              <w:t>Alex Limbert Yalusqui Godoy</w:t>
            </w:r>
          </w:p>
        </w:tc>
        <w:tc>
          <w:tcPr>
            <w:tcW w:w="2181" w:type="dxa"/>
            <w:shd w:val="clear" w:color="auto" w:fill="DBE5F1"/>
          </w:tcPr>
          <w:p w:rsidR="00C77068" w:rsidRPr="0051289B" w:rsidRDefault="00C77068" w:rsidP="00D02FB1">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Última modificación por:</w:t>
            </w:r>
          </w:p>
        </w:tc>
        <w:tc>
          <w:tcPr>
            <w:tcW w:w="2676" w:type="dxa"/>
          </w:tcPr>
          <w:p w:rsidR="00C77068" w:rsidRPr="0051289B" w:rsidRDefault="00C77068" w:rsidP="00D02FB1">
            <w:pPr>
              <w:contextualSpacing/>
              <w:rPr>
                <w:rFonts w:ascii="Times New Roman" w:hAnsi="Times New Roman" w:cs="Times New Roman"/>
                <w:sz w:val="24"/>
                <w:szCs w:val="24"/>
              </w:rPr>
            </w:pPr>
            <w:r>
              <w:rPr>
                <w:rFonts w:ascii="Times New Roman" w:hAnsi="Times New Roman" w:cs="Times New Roman"/>
                <w:sz w:val="24"/>
                <w:szCs w:val="24"/>
              </w:rPr>
              <w:t>Alex Limbert Yalusqui Godoy</w:t>
            </w:r>
          </w:p>
        </w:tc>
      </w:tr>
      <w:tr w:rsidR="00C77068" w:rsidRPr="0051289B" w:rsidTr="00D02FB1">
        <w:trPr>
          <w:trHeight w:val="592"/>
        </w:trPr>
        <w:tc>
          <w:tcPr>
            <w:tcW w:w="2253" w:type="dxa"/>
            <w:shd w:val="clear" w:color="auto" w:fill="DBE5F1"/>
          </w:tcPr>
          <w:p w:rsidR="00C77068" w:rsidRPr="0051289B" w:rsidRDefault="00C77068"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Fecha de creación:</w:t>
            </w:r>
          </w:p>
        </w:tc>
        <w:tc>
          <w:tcPr>
            <w:tcW w:w="2181" w:type="dxa"/>
          </w:tcPr>
          <w:p w:rsidR="00C77068" w:rsidRPr="0051289B" w:rsidRDefault="00C77068" w:rsidP="00D02FB1">
            <w:pPr>
              <w:contextualSpacing/>
              <w:rPr>
                <w:rFonts w:ascii="Times New Roman" w:hAnsi="Times New Roman" w:cs="Times New Roman"/>
                <w:sz w:val="24"/>
                <w:szCs w:val="24"/>
              </w:rPr>
            </w:pPr>
            <w:r>
              <w:rPr>
                <w:rFonts w:ascii="Times New Roman" w:hAnsi="Times New Roman" w:cs="Times New Roman"/>
                <w:sz w:val="24"/>
                <w:szCs w:val="24"/>
              </w:rPr>
              <w:t>23-agosto-2015</w:t>
            </w:r>
          </w:p>
        </w:tc>
        <w:tc>
          <w:tcPr>
            <w:tcW w:w="2181" w:type="dxa"/>
            <w:shd w:val="clear" w:color="auto" w:fill="DBE5F1"/>
          </w:tcPr>
          <w:p w:rsidR="00C77068" w:rsidRPr="0051289B" w:rsidRDefault="00C77068" w:rsidP="00D02FB1">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Fecha de última modificación:</w:t>
            </w:r>
          </w:p>
        </w:tc>
        <w:tc>
          <w:tcPr>
            <w:tcW w:w="2676" w:type="dxa"/>
          </w:tcPr>
          <w:p w:rsidR="00C77068" w:rsidRPr="0051289B" w:rsidRDefault="00C77068" w:rsidP="00D02FB1">
            <w:pPr>
              <w:contextualSpacing/>
              <w:rPr>
                <w:rFonts w:ascii="Times New Roman" w:hAnsi="Times New Roman" w:cs="Times New Roman"/>
                <w:sz w:val="24"/>
                <w:szCs w:val="24"/>
              </w:rPr>
            </w:pPr>
            <w:r>
              <w:rPr>
                <w:rFonts w:ascii="Times New Roman" w:hAnsi="Times New Roman" w:cs="Times New Roman"/>
                <w:sz w:val="24"/>
                <w:szCs w:val="24"/>
              </w:rPr>
              <w:t>23-agosto- 2015</w:t>
            </w:r>
          </w:p>
        </w:tc>
      </w:tr>
      <w:tr w:rsidR="00C77068" w:rsidRPr="0051289B" w:rsidTr="00D02FB1">
        <w:trPr>
          <w:trHeight w:val="281"/>
        </w:trPr>
        <w:tc>
          <w:tcPr>
            <w:tcW w:w="2253" w:type="dxa"/>
            <w:shd w:val="clear" w:color="auto" w:fill="DBE5F1"/>
          </w:tcPr>
          <w:p w:rsidR="00C77068" w:rsidRPr="0051289B" w:rsidRDefault="00C77068"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Primarios:</w:t>
            </w:r>
          </w:p>
        </w:tc>
        <w:tc>
          <w:tcPr>
            <w:tcW w:w="7038" w:type="dxa"/>
            <w:gridSpan w:val="3"/>
          </w:tcPr>
          <w:p w:rsidR="00C77068" w:rsidRPr="0051289B" w:rsidRDefault="00C77068" w:rsidP="00D02FB1">
            <w:pPr>
              <w:contextualSpacing/>
              <w:rPr>
                <w:rFonts w:ascii="Times New Roman" w:hAnsi="Times New Roman" w:cs="Times New Roman"/>
                <w:sz w:val="24"/>
                <w:szCs w:val="24"/>
              </w:rPr>
            </w:pPr>
            <w:r>
              <w:rPr>
                <w:rFonts w:ascii="Times New Roman" w:hAnsi="Times New Roman" w:cs="Times New Roman"/>
                <w:sz w:val="24"/>
                <w:szCs w:val="24"/>
              </w:rPr>
              <w:t>Almacenero</w:t>
            </w:r>
          </w:p>
        </w:tc>
      </w:tr>
      <w:tr w:rsidR="00C77068" w:rsidRPr="0051289B" w:rsidTr="00D02FB1">
        <w:trPr>
          <w:trHeight w:val="592"/>
        </w:trPr>
        <w:tc>
          <w:tcPr>
            <w:tcW w:w="2253" w:type="dxa"/>
            <w:shd w:val="clear" w:color="auto" w:fill="DBE5F1"/>
          </w:tcPr>
          <w:p w:rsidR="00C77068" w:rsidRPr="0051289B" w:rsidRDefault="00C77068"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secundarios:</w:t>
            </w:r>
          </w:p>
        </w:tc>
        <w:tc>
          <w:tcPr>
            <w:tcW w:w="7038" w:type="dxa"/>
            <w:gridSpan w:val="3"/>
          </w:tcPr>
          <w:p w:rsidR="00C77068" w:rsidRPr="0051289B" w:rsidRDefault="00C77068" w:rsidP="00D02FB1">
            <w:pPr>
              <w:contextualSpacing/>
              <w:rPr>
                <w:rFonts w:ascii="Times New Roman" w:hAnsi="Times New Roman" w:cs="Times New Roman"/>
                <w:sz w:val="24"/>
                <w:szCs w:val="24"/>
              </w:rPr>
            </w:pPr>
          </w:p>
        </w:tc>
      </w:tr>
      <w:tr w:rsidR="00C77068" w:rsidRPr="0051289B" w:rsidTr="00D02FB1">
        <w:trPr>
          <w:trHeight w:val="1170"/>
        </w:trPr>
        <w:tc>
          <w:tcPr>
            <w:tcW w:w="2253" w:type="dxa"/>
            <w:shd w:val="clear" w:color="auto" w:fill="DBE5F1"/>
          </w:tcPr>
          <w:p w:rsidR="00C77068" w:rsidRPr="0051289B" w:rsidRDefault="00C77068"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Descripción:</w:t>
            </w:r>
          </w:p>
        </w:tc>
        <w:tc>
          <w:tcPr>
            <w:tcW w:w="7038" w:type="dxa"/>
            <w:gridSpan w:val="3"/>
          </w:tcPr>
          <w:p w:rsidR="00C77068" w:rsidRDefault="00C77068" w:rsidP="00D02FB1">
            <w:pPr>
              <w:contextualSpacing/>
              <w:rPr>
                <w:rFonts w:ascii="Times New Roman" w:hAnsi="Times New Roman" w:cs="Times New Roman"/>
                <w:sz w:val="24"/>
                <w:szCs w:val="24"/>
              </w:rPr>
            </w:pPr>
            <w:r>
              <w:rPr>
                <w:rFonts w:ascii="Times New Roman" w:hAnsi="Times New Roman" w:cs="Times New Roman"/>
                <w:sz w:val="24"/>
                <w:szCs w:val="24"/>
              </w:rPr>
              <w:t xml:space="preserve">Permite crear </w:t>
            </w:r>
            <w:r w:rsidR="00D11680">
              <w:rPr>
                <w:rFonts w:ascii="Times New Roman" w:hAnsi="Times New Roman" w:cs="Times New Roman"/>
                <w:sz w:val="24"/>
                <w:szCs w:val="24"/>
              </w:rPr>
              <w:t>una</w:t>
            </w:r>
            <w:r>
              <w:rPr>
                <w:rFonts w:ascii="Times New Roman" w:hAnsi="Times New Roman" w:cs="Times New Roman"/>
                <w:sz w:val="24"/>
                <w:szCs w:val="24"/>
              </w:rPr>
              <w:t xml:space="preserve"> actividad productiva donde ingresamos los datos correspondiente a orden de trabajo, polígono o lote, tipo de trabajo, descripción del ítem obra, área estimada del lote y el rendimiento.</w:t>
            </w:r>
          </w:p>
          <w:p w:rsidR="00C77068" w:rsidRPr="0051289B" w:rsidRDefault="00613946" w:rsidP="00613946">
            <w:pPr>
              <w:contextualSpacing/>
              <w:rPr>
                <w:rFonts w:ascii="Times New Roman" w:hAnsi="Times New Roman" w:cs="Times New Roman"/>
                <w:sz w:val="24"/>
                <w:szCs w:val="24"/>
              </w:rPr>
            </w:pPr>
            <w:r>
              <w:rPr>
                <w:rFonts w:ascii="Times New Roman" w:hAnsi="Times New Roman" w:cs="Times New Roman"/>
                <w:sz w:val="24"/>
                <w:szCs w:val="24"/>
              </w:rPr>
              <w:t xml:space="preserve">Además podemos modificar, </w:t>
            </w:r>
            <w:r w:rsidR="00C77068">
              <w:rPr>
                <w:rFonts w:ascii="Times New Roman" w:hAnsi="Times New Roman" w:cs="Times New Roman"/>
                <w:sz w:val="24"/>
                <w:szCs w:val="24"/>
              </w:rPr>
              <w:t>e</w:t>
            </w:r>
            <w:r>
              <w:rPr>
                <w:rFonts w:ascii="Times New Roman" w:hAnsi="Times New Roman" w:cs="Times New Roman"/>
                <w:sz w:val="24"/>
                <w:szCs w:val="24"/>
              </w:rPr>
              <w:t xml:space="preserve">liminar, buscar </w:t>
            </w:r>
            <w:r w:rsidR="00C77068">
              <w:rPr>
                <w:rFonts w:ascii="Times New Roman" w:hAnsi="Times New Roman" w:cs="Times New Roman"/>
                <w:sz w:val="24"/>
                <w:szCs w:val="24"/>
              </w:rPr>
              <w:t>un registro ya creado anteriormente.</w:t>
            </w:r>
          </w:p>
        </w:tc>
      </w:tr>
      <w:tr w:rsidR="00C77068" w:rsidRPr="0051289B" w:rsidTr="00D02FB1">
        <w:trPr>
          <w:trHeight w:val="1081"/>
        </w:trPr>
        <w:tc>
          <w:tcPr>
            <w:tcW w:w="2253" w:type="dxa"/>
            <w:shd w:val="clear" w:color="auto" w:fill="DBE5F1"/>
          </w:tcPr>
          <w:p w:rsidR="00C77068" w:rsidRPr="0051289B" w:rsidRDefault="00C77068"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Precondiciones:</w:t>
            </w:r>
          </w:p>
        </w:tc>
        <w:tc>
          <w:tcPr>
            <w:tcW w:w="7038" w:type="dxa"/>
            <w:gridSpan w:val="3"/>
          </w:tcPr>
          <w:p w:rsidR="00C77068" w:rsidRPr="0051289B" w:rsidRDefault="00C77068"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almacenero debe de estar conectado al sistema</w:t>
            </w:r>
            <w:r w:rsidRPr="0051289B">
              <w:rPr>
                <w:rFonts w:ascii="Times New Roman" w:hAnsi="Times New Roman" w:cs="Times New Roman"/>
                <w:sz w:val="24"/>
                <w:szCs w:val="24"/>
              </w:rPr>
              <w:t>.</w:t>
            </w:r>
          </w:p>
          <w:p w:rsidR="00C77068" w:rsidRDefault="00C77068"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Debe de tenerse creada y activada una gestión.</w:t>
            </w:r>
          </w:p>
          <w:p w:rsidR="00C77068" w:rsidRDefault="00C77068"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almacenero debe de tener creado por lo menos una orden de trabajo antes de crear un ítem obra.</w:t>
            </w:r>
          </w:p>
          <w:p w:rsidR="00C77068" w:rsidRPr="0051289B" w:rsidRDefault="00C77068"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sistema carga los polígonos y tipo de trabajo antes de visualizar la interfaz.</w:t>
            </w:r>
          </w:p>
        </w:tc>
      </w:tr>
      <w:tr w:rsidR="00C77068" w:rsidRPr="0051289B" w:rsidTr="00D02FB1">
        <w:trPr>
          <w:trHeight w:val="548"/>
        </w:trPr>
        <w:tc>
          <w:tcPr>
            <w:tcW w:w="2253" w:type="dxa"/>
            <w:shd w:val="clear" w:color="auto" w:fill="DBE5F1"/>
          </w:tcPr>
          <w:p w:rsidR="00C77068" w:rsidRPr="0051289B" w:rsidRDefault="00C77068"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Postcondiciones:</w:t>
            </w:r>
          </w:p>
        </w:tc>
        <w:tc>
          <w:tcPr>
            <w:tcW w:w="7038" w:type="dxa"/>
            <w:gridSpan w:val="3"/>
          </w:tcPr>
          <w:p w:rsidR="00C77068" w:rsidRPr="0051289B" w:rsidRDefault="00C77068" w:rsidP="00666F46">
            <w:pPr>
              <w:pStyle w:val="Prrafodelista"/>
              <w:numPr>
                <w:ilvl w:val="0"/>
                <w:numId w:val="1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Los cambios realizados </w:t>
            </w:r>
            <w:r>
              <w:rPr>
                <w:rFonts w:ascii="Times New Roman" w:hAnsi="Times New Roman" w:cs="Times New Roman"/>
                <w:sz w:val="24"/>
                <w:szCs w:val="24"/>
              </w:rPr>
              <w:t>en el equipo actualizaran los datos de control en el sistema de producción.</w:t>
            </w:r>
          </w:p>
        </w:tc>
      </w:tr>
      <w:tr w:rsidR="00C77068" w:rsidRPr="0051289B" w:rsidTr="00D02FB1">
        <w:trPr>
          <w:trHeight w:val="548"/>
        </w:trPr>
        <w:tc>
          <w:tcPr>
            <w:tcW w:w="2253" w:type="dxa"/>
            <w:shd w:val="clear" w:color="auto" w:fill="DBE5F1"/>
          </w:tcPr>
          <w:p w:rsidR="00C77068" w:rsidRPr="0051289B" w:rsidRDefault="00C77068"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Flujo Principal:</w:t>
            </w:r>
          </w:p>
        </w:tc>
        <w:tc>
          <w:tcPr>
            <w:tcW w:w="7038" w:type="dxa"/>
            <w:gridSpan w:val="3"/>
          </w:tcPr>
          <w:p w:rsidR="00C77068" w:rsidRPr="0051289B" w:rsidRDefault="00C77068" w:rsidP="00666F46">
            <w:pPr>
              <w:pStyle w:val="Prrafodelista"/>
              <w:numPr>
                <w:ilvl w:val="0"/>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caso de uso inicia cuando el </w:t>
            </w:r>
            <w:r>
              <w:rPr>
                <w:rFonts w:ascii="Times New Roman" w:hAnsi="Times New Roman" w:cs="Times New Roman"/>
                <w:sz w:val="24"/>
                <w:szCs w:val="24"/>
              </w:rPr>
              <w:t>almacenero</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elige en el menú de la interfaz de usuario “Gestionar </w:t>
            </w:r>
            <w:r w:rsidR="00697158">
              <w:rPr>
                <w:rFonts w:ascii="Times New Roman" w:hAnsi="Times New Roman" w:cs="Times New Roman"/>
                <w:sz w:val="24"/>
                <w:szCs w:val="24"/>
              </w:rPr>
              <w:t>ítems obras</w:t>
            </w:r>
            <w:r>
              <w:rPr>
                <w:rFonts w:ascii="Times New Roman" w:hAnsi="Times New Roman" w:cs="Times New Roman"/>
                <w:sz w:val="24"/>
                <w:szCs w:val="24"/>
              </w:rPr>
              <w:t>”.</w:t>
            </w:r>
          </w:p>
          <w:p w:rsidR="00C77068" w:rsidRPr="0051289B" w:rsidRDefault="00C77068" w:rsidP="00666F46">
            <w:pPr>
              <w:pStyle w:val="Prrafodelista"/>
              <w:numPr>
                <w:ilvl w:val="0"/>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w:t>
            </w:r>
            <w:r>
              <w:rPr>
                <w:rFonts w:ascii="Times New Roman" w:hAnsi="Times New Roman" w:cs="Times New Roman"/>
                <w:sz w:val="24"/>
                <w:szCs w:val="24"/>
              </w:rPr>
              <w:t>mostrará</w:t>
            </w:r>
            <w:r w:rsidRPr="0051289B">
              <w:rPr>
                <w:rFonts w:ascii="Times New Roman" w:hAnsi="Times New Roman" w:cs="Times New Roman"/>
                <w:sz w:val="24"/>
                <w:szCs w:val="24"/>
              </w:rPr>
              <w:t xml:space="preserve"> la interfaz </w:t>
            </w:r>
            <w:r>
              <w:rPr>
                <w:rFonts w:ascii="Times New Roman" w:hAnsi="Times New Roman" w:cs="Times New Roman"/>
                <w:sz w:val="24"/>
                <w:szCs w:val="24"/>
              </w:rPr>
              <w:t>(fig</w:t>
            </w:r>
            <w:r w:rsidR="00697158">
              <w:rPr>
                <w:rFonts w:ascii="Times New Roman" w:hAnsi="Times New Roman" w:cs="Times New Roman"/>
                <w:sz w:val="24"/>
                <w:szCs w:val="24"/>
              </w:rPr>
              <w:t>. 3.3.3</w:t>
            </w:r>
            <w:r>
              <w:rPr>
                <w:rFonts w:ascii="Times New Roman" w:hAnsi="Times New Roman" w:cs="Times New Roman"/>
                <w:sz w:val="24"/>
                <w:szCs w:val="24"/>
              </w:rPr>
              <w:t>.1) que consta de una</w:t>
            </w:r>
            <w:r w:rsidRPr="0051289B">
              <w:rPr>
                <w:rFonts w:ascii="Times New Roman" w:hAnsi="Times New Roman" w:cs="Times New Roman"/>
                <w:sz w:val="24"/>
                <w:szCs w:val="24"/>
              </w:rPr>
              <w:t xml:space="preserve"> lista paginada de los </w:t>
            </w:r>
            <w:r w:rsidR="00697158">
              <w:rPr>
                <w:rFonts w:ascii="Times New Roman" w:hAnsi="Times New Roman" w:cs="Times New Roman"/>
                <w:sz w:val="24"/>
                <w:szCs w:val="24"/>
              </w:rPr>
              <w:t>ítems obras</w:t>
            </w:r>
            <w:r>
              <w:rPr>
                <w:rFonts w:ascii="Times New Roman" w:hAnsi="Times New Roman" w:cs="Times New Roman"/>
                <w:sz w:val="24"/>
                <w:szCs w:val="24"/>
              </w:rPr>
              <w:t xml:space="preserve"> disponibles, mostrando</w:t>
            </w:r>
            <w:r w:rsidRPr="0051289B">
              <w:rPr>
                <w:rFonts w:ascii="Times New Roman" w:hAnsi="Times New Roman" w:cs="Times New Roman"/>
                <w:sz w:val="24"/>
                <w:szCs w:val="24"/>
              </w:rPr>
              <w:t xml:space="preserve"> los campos: </w:t>
            </w:r>
            <w:r w:rsidR="00697158">
              <w:rPr>
                <w:rFonts w:ascii="Times New Roman" w:hAnsi="Times New Roman" w:cs="Times New Roman"/>
                <w:sz w:val="24"/>
                <w:szCs w:val="24"/>
              </w:rPr>
              <w:t>orden de trabajo, código y descripción de ítem obra</w:t>
            </w:r>
            <w:r w:rsidRPr="0051289B">
              <w:rPr>
                <w:rFonts w:ascii="Times New Roman" w:hAnsi="Times New Roman" w:cs="Times New Roman"/>
                <w:sz w:val="24"/>
                <w:szCs w:val="24"/>
              </w:rPr>
              <w:t>. con la</w:t>
            </w:r>
            <w:r>
              <w:rPr>
                <w:rFonts w:ascii="Times New Roman" w:hAnsi="Times New Roman" w:cs="Times New Roman"/>
                <w:sz w:val="24"/>
                <w:szCs w:val="24"/>
              </w:rPr>
              <w:t>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w:t>
            </w:r>
            <w:r>
              <w:rPr>
                <w:rFonts w:ascii="Times New Roman" w:hAnsi="Times New Roman" w:cs="Times New Roman"/>
                <w:sz w:val="24"/>
                <w:szCs w:val="24"/>
              </w:rPr>
              <w:t xml:space="preserve">modificar, eliminar por cada </w:t>
            </w:r>
            <w:r w:rsidR="00697158">
              <w:rPr>
                <w:rFonts w:ascii="Times New Roman" w:hAnsi="Times New Roman" w:cs="Times New Roman"/>
                <w:sz w:val="24"/>
                <w:szCs w:val="24"/>
              </w:rPr>
              <w:t>ítem obra</w:t>
            </w:r>
            <w:r>
              <w:rPr>
                <w:rFonts w:ascii="Times New Roman" w:hAnsi="Times New Roman" w:cs="Times New Roman"/>
                <w:sz w:val="24"/>
                <w:szCs w:val="24"/>
              </w:rPr>
              <w:t xml:space="preserve"> en la lista</w:t>
            </w:r>
            <w:r w:rsidR="00697158">
              <w:rPr>
                <w:rFonts w:ascii="Times New Roman" w:hAnsi="Times New Roman" w:cs="Times New Roman"/>
                <w:sz w:val="24"/>
                <w:szCs w:val="24"/>
              </w:rPr>
              <w:t xml:space="preserve"> desplegada</w:t>
            </w:r>
            <w:r w:rsidRPr="0051289B">
              <w:rPr>
                <w:rFonts w:ascii="Times New Roman" w:hAnsi="Times New Roman" w:cs="Times New Roman"/>
                <w:sz w:val="24"/>
                <w:szCs w:val="24"/>
              </w:rPr>
              <w:t xml:space="preserve">. Además despliega las opciones </w:t>
            </w:r>
            <w:r>
              <w:rPr>
                <w:rFonts w:ascii="Times New Roman" w:hAnsi="Times New Roman" w:cs="Times New Roman"/>
                <w:sz w:val="24"/>
                <w:szCs w:val="24"/>
              </w:rPr>
              <w:t>de búsqueda avanzada y nuevo equipo.</w:t>
            </w:r>
          </w:p>
          <w:p w:rsidR="00C77068" w:rsidRPr="0051289B" w:rsidRDefault="00C77068" w:rsidP="00666F46">
            <w:pPr>
              <w:pStyle w:val="Prrafodelista"/>
              <w:numPr>
                <w:ilvl w:val="0"/>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1F7443">
              <w:rPr>
                <w:rFonts w:ascii="Times New Roman" w:hAnsi="Times New Roman" w:cs="Times New Roman"/>
                <w:sz w:val="24"/>
                <w:szCs w:val="24"/>
              </w:rPr>
              <w:t>almacenero</w:t>
            </w:r>
            <w:r w:rsidRPr="0051289B">
              <w:rPr>
                <w:rFonts w:ascii="Times New Roman" w:hAnsi="Times New Roman" w:cs="Times New Roman"/>
                <w:sz w:val="24"/>
                <w:szCs w:val="24"/>
              </w:rPr>
              <w:t xml:space="preserve"> elige un</w:t>
            </w:r>
            <w:r>
              <w:rPr>
                <w:rFonts w:ascii="Times New Roman" w:hAnsi="Times New Roman" w:cs="Times New Roman"/>
                <w:sz w:val="24"/>
                <w:szCs w:val="24"/>
              </w:rPr>
              <w:t>a</w:t>
            </w:r>
            <w:r w:rsidRPr="0051289B">
              <w:rPr>
                <w:rFonts w:ascii="Times New Roman" w:hAnsi="Times New Roman" w:cs="Times New Roman"/>
                <w:sz w:val="24"/>
                <w:szCs w:val="24"/>
              </w:rPr>
              <w:t xml:space="preserve"> </w:t>
            </w:r>
            <w:r w:rsidR="001F7443">
              <w:rPr>
                <w:rFonts w:ascii="Times New Roman" w:hAnsi="Times New Roman" w:cs="Times New Roman"/>
                <w:sz w:val="24"/>
                <w:szCs w:val="24"/>
              </w:rPr>
              <w:t>de las opciones</w:t>
            </w:r>
            <w:r w:rsidR="00BE0C01">
              <w:rPr>
                <w:rFonts w:ascii="Times New Roman" w:hAnsi="Times New Roman" w:cs="Times New Roman"/>
                <w:sz w:val="24"/>
                <w:szCs w:val="24"/>
              </w:rPr>
              <w:t xml:space="preserve"> del ítem obra</w:t>
            </w:r>
            <w:r>
              <w:rPr>
                <w:rFonts w:ascii="Times New Roman" w:hAnsi="Times New Roman" w:cs="Times New Roman"/>
                <w:sz w:val="24"/>
                <w:szCs w:val="24"/>
              </w:rPr>
              <w:t>:</w:t>
            </w:r>
          </w:p>
          <w:p w:rsidR="00C77068" w:rsidRPr="0051289B" w:rsidRDefault="00C77068" w:rsidP="00666F46">
            <w:pPr>
              <w:pStyle w:val="Prrafodelista"/>
              <w:numPr>
                <w:ilvl w:val="1"/>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B24501">
              <w:rPr>
                <w:rFonts w:ascii="Times New Roman" w:hAnsi="Times New Roman" w:cs="Times New Roman"/>
                <w:sz w:val="24"/>
                <w:szCs w:val="24"/>
              </w:rPr>
              <w:t>almacenero</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 xml:space="preserve">modificar </w:t>
            </w:r>
            <w:r>
              <w:rPr>
                <w:rFonts w:ascii="Times New Roman" w:hAnsi="Times New Roman" w:cs="Times New Roman"/>
                <w:sz w:val="24"/>
                <w:szCs w:val="24"/>
              </w:rPr>
              <w:t xml:space="preserve">un </w:t>
            </w:r>
            <w:r w:rsidR="00BE0C01">
              <w:rPr>
                <w:rFonts w:ascii="Times New Roman" w:hAnsi="Times New Roman" w:cs="Times New Roman"/>
                <w:sz w:val="24"/>
                <w:szCs w:val="24"/>
              </w:rPr>
              <w:t>ítem obra</w:t>
            </w:r>
          </w:p>
          <w:p w:rsidR="001F7443" w:rsidRDefault="00C77068" w:rsidP="00666F46">
            <w:pPr>
              <w:pStyle w:val="Prrafodelista"/>
              <w:numPr>
                <w:ilvl w:val="2"/>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lastRenderedPageBreak/>
              <w:t xml:space="preserve">El sistema visualiza la </w:t>
            </w:r>
            <w:r>
              <w:rPr>
                <w:rFonts w:ascii="Times New Roman" w:hAnsi="Times New Roman" w:cs="Times New Roman"/>
                <w:sz w:val="24"/>
                <w:szCs w:val="24"/>
              </w:rPr>
              <w:t>interfaz (fig.</w:t>
            </w:r>
            <w:r w:rsidR="001F7443">
              <w:rPr>
                <w:rFonts w:ascii="Times New Roman" w:hAnsi="Times New Roman" w:cs="Times New Roman"/>
                <w:sz w:val="24"/>
                <w:szCs w:val="24"/>
              </w:rPr>
              <w:t xml:space="preserve"> 3.3.3</w:t>
            </w:r>
            <w:r>
              <w:rPr>
                <w:rFonts w:ascii="Times New Roman" w:hAnsi="Times New Roman" w:cs="Times New Roman"/>
                <w:sz w:val="24"/>
                <w:szCs w:val="24"/>
              </w:rPr>
              <w:t xml:space="preserve">.2) de edición de datos del </w:t>
            </w:r>
            <w:r w:rsidR="001F7443">
              <w:rPr>
                <w:rFonts w:ascii="Times New Roman" w:hAnsi="Times New Roman" w:cs="Times New Roman"/>
                <w:sz w:val="24"/>
                <w:szCs w:val="24"/>
              </w:rPr>
              <w:t>ítem obra</w:t>
            </w:r>
            <w:r>
              <w:rPr>
                <w:rFonts w:ascii="Times New Roman" w:hAnsi="Times New Roman" w:cs="Times New Roman"/>
                <w:sz w:val="24"/>
                <w:szCs w:val="24"/>
              </w:rPr>
              <w:t xml:space="preserve"> mostrando</w:t>
            </w:r>
            <w:r w:rsidRPr="0051289B">
              <w:rPr>
                <w:rFonts w:ascii="Times New Roman" w:hAnsi="Times New Roman" w:cs="Times New Roman"/>
                <w:sz w:val="24"/>
                <w:szCs w:val="24"/>
              </w:rPr>
              <w:t xml:space="preserve"> los campos: </w:t>
            </w:r>
            <w:r w:rsidR="001F7443">
              <w:rPr>
                <w:rFonts w:ascii="Times New Roman" w:hAnsi="Times New Roman" w:cs="Times New Roman"/>
                <w:sz w:val="24"/>
                <w:szCs w:val="24"/>
              </w:rPr>
              <w:t>orden de trabajo</w:t>
            </w:r>
            <w:r>
              <w:rPr>
                <w:rFonts w:ascii="Times New Roman" w:hAnsi="Times New Roman" w:cs="Times New Roman"/>
                <w:sz w:val="24"/>
                <w:szCs w:val="24"/>
              </w:rPr>
              <w:t xml:space="preserve">, </w:t>
            </w:r>
            <w:r w:rsidR="001F7443">
              <w:rPr>
                <w:rFonts w:ascii="Times New Roman" w:hAnsi="Times New Roman" w:cs="Times New Roman"/>
                <w:sz w:val="24"/>
                <w:szCs w:val="24"/>
              </w:rPr>
              <w:t>polígono</w:t>
            </w:r>
            <w:r w:rsidRPr="0051289B">
              <w:rPr>
                <w:rFonts w:ascii="Times New Roman" w:hAnsi="Times New Roman" w:cs="Times New Roman"/>
                <w:sz w:val="24"/>
                <w:szCs w:val="24"/>
              </w:rPr>
              <w:t>,</w:t>
            </w:r>
            <w:r w:rsidR="001F7443">
              <w:rPr>
                <w:rFonts w:ascii="Times New Roman" w:hAnsi="Times New Roman" w:cs="Times New Roman"/>
                <w:sz w:val="24"/>
                <w:szCs w:val="24"/>
              </w:rPr>
              <w:t xml:space="preserve"> tipo de trabajo, descripción, área estimada y rendimiento</w:t>
            </w:r>
            <w:r w:rsidRPr="0051289B">
              <w:rPr>
                <w:rFonts w:ascii="Times New Roman" w:hAnsi="Times New Roman" w:cs="Times New Roman"/>
                <w:sz w:val="24"/>
                <w:szCs w:val="24"/>
              </w:rPr>
              <w:t xml:space="preserve">. </w:t>
            </w:r>
          </w:p>
          <w:p w:rsidR="00C77068" w:rsidRPr="0051289B" w:rsidRDefault="00C77068" w:rsidP="001F7443">
            <w:pPr>
              <w:pStyle w:val="Prrafodelista"/>
              <w:spacing w:after="0" w:line="240" w:lineRule="auto"/>
              <w:ind w:left="1224"/>
              <w:rPr>
                <w:rFonts w:ascii="Times New Roman" w:hAnsi="Times New Roman" w:cs="Times New Roman"/>
                <w:sz w:val="24"/>
                <w:szCs w:val="24"/>
              </w:rPr>
            </w:pPr>
            <w:r>
              <w:rPr>
                <w:rFonts w:ascii="Times New Roman" w:hAnsi="Times New Roman" w:cs="Times New Roman"/>
                <w:sz w:val="24"/>
                <w:szCs w:val="24"/>
              </w:rPr>
              <w:t>Además las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grabar o retornar.</w:t>
            </w:r>
          </w:p>
          <w:p w:rsidR="00C77068" w:rsidRPr="0051289B" w:rsidRDefault="00C77068" w:rsidP="00666F46">
            <w:pPr>
              <w:pStyle w:val="Prrafodelista"/>
              <w:numPr>
                <w:ilvl w:val="2"/>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sidR="00B24501">
              <w:rPr>
                <w:rFonts w:ascii="Times New Roman" w:hAnsi="Times New Roman" w:cs="Times New Roman"/>
                <w:sz w:val="24"/>
                <w:szCs w:val="24"/>
              </w:rPr>
              <w:t>almacenero</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edita </w:t>
            </w:r>
            <w:r w:rsidRPr="0051289B">
              <w:rPr>
                <w:rFonts w:ascii="Times New Roman" w:hAnsi="Times New Roman" w:cs="Times New Roman"/>
                <w:sz w:val="24"/>
                <w:szCs w:val="24"/>
              </w:rPr>
              <w:t>cualquiera de los campos listados como editables.</w:t>
            </w:r>
          </w:p>
          <w:p w:rsidR="00C77068" w:rsidRPr="0051289B" w:rsidRDefault="00C77068" w:rsidP="00666F46">
            <w:pPr>
              <w:pStyle w:val="Prrafodelista"/>
              <w:numPr>
                <w:ilvl w:val="2"/>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sidR="00B24501">
              <w:rPr>
                <w:rFonts w:ascii="Times New Roman" w:hAnsi="Times New Roman" w:cs="Times New Roman"/>
                <w:sz w:val="24"/>
                <w:szCs w:val="24"/>
              </w:rPr>
              <w:t>almacenero</w:t>
            </w:r>
            <w:r>
              <w:rPr>
                <w:rFonts w:ascii="Times New Roman" w:hAnsi="Times New Roman" w:cs="Times New Roman"/>
                <w:sz w:val="24"/>
                <w:szCs w:val="24"/>
              </w:rPr>
              <w:t xml:space="preserve"> elige la opción de </w:t>
            </w:r>
            <w:r w:rsidRPr="0051289B">
              <w:rPr>
                <w:rFonts w:ascii="Times New Roman" w:hAnsi="Times New Roman" w:cs="Times New Roman"/>
                <w:sz w:val="24"/>
                <w:szCs w:val="24"/>
              </w:rPr>
              <w:t>grabar.</w:t>
            </w:r>
          </w:p>
          <w:p w:rsidR="00C77068" w:rsidRPr="0051289B" w:rsidRDefault="00C77068" w:rsidP="00666F46">
            <w:pPr>
              <w:pStyle w:val="Prrafodelista"/>
              <w:numPr>
                <w:ilvl w:val="2"/>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verifica la validez de los datos a grabar.</w:t>
            </w:r>
          </w:p>
          <w:p w:rsidR="00C77068" w:rsidRPr="0051289B" w:rsidRDefault="00C77068" w:rsidP="00666F46">
            <w:pPr>
              <w:pStyle w:val="Prrafodelista"/>
              <w:numPr>
                <w:ilvl w:val="2"/>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graba en la base de datos los datos modificados e informa al </w:t>
            </w:r>
            <w:r w:rsidR="001F7443">
              <w:rPr>
                <w:rFonts w:ascii="Times New Roman" w:hAnsi="Times New Roman" w:cs="Times New Roman"/>
                <w:sz w:val="24"/>
                <w:szCs w:val="24"/>
              </w:rPr>
              <w:t>almacenero</w:t>
            </w:r>
            <w:r w:rsidRPr="0051289B">
              <w:rPr>
                <w:rFonts w:ascii="Times New Roman" w:hAnsi="Times New Roman" w:cs="Times New Roman"/>
                <w:sz w:val="24"/>
                <w:szCs w:val="24"/>
              </w:rPr>
              <w:t xml:space="preserve"> que la operación se realizó exitosamente</w:t>
            </w:r>
            <w:r>
              <w:rPr>
                <w:rFonts w:ascii="Times New Roman" w:hAnsi="Times New Roman" w:cs="Times New Roman"/>
                <w:sz w:val="24"/>
                <w:szCs w:val="24"/>
              </w:rPr>
              <w:t xml:space="preserve"> mediante un mensaje</w:t>
            </w:r>
            <w:r w:rsidRPr="0051289B">
              <w:rPr>
                <w:rFonts w:ascii="Times New Roman" w:hAnsi="Times New Roman" w:cs="Times New Roman"/>
                <w:sz w:val="24"/>
                <w:szCs w:val="24"/>
              </w:rPr>
              <w:t>.</w:t>
            </w:r>
            <w:r>
              <w:rPr>
                <w:rFonts w:ascii="Times New Roman" w:hAnsi="Times New Roman" w:cs="Times New Roman"/>
                <w:sz w:val="24"/>
                <w:szCs w:val="24"/>
              </w:rPr>
              <w:t xml:space="preserve"> Y visualizando en detalle todos los campos actualizados del </w:t>
            </w:r>
            <w:r w:rsidR="001F7443">
              <w:rPr>
                <w:rFonts w:ascii="Times New Roman" w:hAnsi="Times New Roman" w:cs="Times New Roman"/>
                <w:sz w:val="24"/>
                <w:szCs w:val="24"/>
              </w:rPr>
              <w:t>ítem obra</w:t>
            </w:r>
            <w:r>
              <w:rPr>
                <w:rFonts w:ascii="Times New Roman" w:hAnsi="Times New Roman" w:cs="Times New Roman"/>
                <w:sz w:val="24"/>
                <w:szCs w:val="24"/>
              </w:rPr>
              <w:t>.</w:t>
            </w:r>
          </w:p>
          <w:p w:rsidR="00C77068" w:rsidRPr="0051289B" w:rsidRDefault="00C77068" w:rsidP="00666F46">
            <w:pPr>
              <w:pStyle w:val="Prrafodelista"/>
              <w:numPr>
                <w:ilvl w:val="1"/>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1F7443">
              <w:rPr>
                <w:rFonts w:ascii="Times New Roman" w:hAnsi="Times New Roman" w:cs="Times New Roman"/>
                <w:sz w:val="24"/>
                <w:szCs w:val="24"/>
              </w:rPr>
              <w:t>almacenero</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eliminar</w:t>
            </w:r>
            <w:r>
              <w:rPr>
                <w:rFonts w:ascii="Times New Roman" w:hAnsi="Times New Roman" w:cs="Times New Roman"/>
                <w:sz w:val="24"/>
                <w:szCs w:val="24"/>
              </w:rPr>
              <w:t xml:space="preserve"> </w:t>
            </w:r>
            <w:r w:rsidR="001F7443">
              <w:rPr>
                <w:rFonts w:ascii="Times New Roman" w:hAnsi="Times New Roman" w:cs="Times New Roman"/>
                <w:sz w:val="24"/>
                <w:szCs w:val="24"/>
              </w:rPr>
              <w:t>ítem obra</w:t>
            </w:r>
          </w:p>
          <w:p w:rsidR="00C77068" w:rsidRPr="0051289B" w:rsidRDefault="00C77068" w:rsidP="00666F46">
            <w:pPr>
              <w:pStyle w:val="Prrafodelista"/>
              <w:numPr>
                <w:ilvl w:val="2"/>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pide confirmación al </w:t>
            </w:r>
            <w:r w:rsidR="001F7443">
              <w:rPr>
                <w:rFonts w:ascii="Times New Roman" w:hAnsi="Times New Roman" w:cs="Times New Roman"/>
                <w:sz w:val="24"/>
                <w:szCs w:val="24"/>
              </w:rPr>
              <w:t>almacenero</w:t>
            </w:r>
          </w:p>
          <w:p w:rsidR="00C77068" w:rsidRPr="0051289B" w:rsidRDefault="00C77068" w:rsidP="00666F46">
            <w:pPr>
              <w:pStyle w:val="Prrafodelista"/>
              <w:numPr>
                <w:ilvl w:val="2"/>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1F7443">
              <w:rPr>
                <w:rFonts w:ascii="Times New Roman" w:hAnsi="Times New Roman" w:cs="Times New Roman"/>
                <w:sz w:val="24"/>
                <w:szCs w:val="24"/>
              </w:rPr>
              <w:t>almacenero</w:t>
            </w:r>
            <w:r w:rsidRPr="0051289B">
              <w:rPr>
                <w:rFonts w:ascii="Times New Roman" w:hAnsi="Times New Roman" w:cs="Times New Roman"/>
                <w:sz w:val="24"/>
                <w:szCs w:val="24"/>
              </w:rPr>
              <w:t xml:space="preserve"> confirma la eliminación</w:t>
            </w:r>
          </w:p>
          <w:p w:rsidR="00C77068" w:rsidRPr="0051289B" w:rsidRDefault="00C77068" w:rsidP="00666F46">
            <w:pPr>
              <w:pStyle w:val="Prrafodelista"/>
              <w:numPr>
                <w:ilvl w:val="3"/>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elimina el </w:t>
            </w:r>
            <w:r w:rsidR="001F7443">
              <w:rPr>
                <w:rFonts w:ascii="Times New Roman" w:hAnsi="Times New Roman" w:cs="Times New Roman"/>
                <w:sz w:val="24"/>
                <w:szCs w:val="24"/>
              </w:rPr>
              <w:t>ítem obra</w:t>
            </w:r>
          </w:p>
          <w:p w:rsidR="00C77068" w:rsidRDefault="00C77068" w:rsidP="00666F46">
            <w:pPr>
              <w:pStyle w:val="Prrafodelista"/>
              <w:numPr>
                <w:ilvl w:val="3"/>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visualiza el mensaje de que la eliminación fue exitosa.</w:t>
            </w:r>
          </w:p>
          <w:p w:rsidR="00C77068" w:rsidRPr="0051289B" w:rsidRDefault="00C77068" w:rsidP="00666F46">
            <w:pPr>
              <w:pStyle w:val="Prrafodelista"/>
              <w:numPr>
                <w:ilvl w:val="3"/>
                <w:numId w:val="35"/>
              </w:numPr>
              <w:spacing w:after="0" w:line="240" w:lineRule="auto"/>
              <w:rPr>
                <w:rFonts w:ascii="Times New Roman" w:hAnsi="Times New Roman" w:cs="Times New Roman"/>
                <w:sz w:val="24"/>
                <w:szCs w:val="24"/>
              </w:rPr>
            </w:pPr>
            <w:r>
              <w:rPr>
                <w:rFonts w:ascii="Times New Roman" w:hAnsi="Times New Roman" w:cs="Times New Roman"/>
                <w:sz w:val="24"/>
                <w:szCs w:val="24"/>
              </w:rPr>
              <w:t>El sistema actualiza sus datos de control interno.</w:t>
            </w:r>
          </w:p>
          <w:p w:rsidR="00C77068" w:rsidRPr="0051289B" w:rsidRDefault="00C77068" w:rsidP="00666F46">
            <w:pPr>
              <w:pStyle w:val="Prrafodelista"/>
              <w:numPr>
                <w:ilvl w:val="2"/>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Caso contrario</w:t>
            </w:r>
          </w:p>
          <w:p w:rsidR="00C77068" w:rsidRPr="0051289B" w:rsidRDefault="00C77068" w:rsidP="00666F46">
            <w:pPr>
              <w:pStyle w:val="Prrafodelista"/>
              <w:numPr>
                <w:ilvl w:val="3"/>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retorna a la vista </w:t>
            </w:r>
            <w:r>
              <w:rPr>
                <w:rFonts w:ascii="Times New Roman" w:hAnsi="Times New Roman" w:cs="Times New Roman"/>
                <w:sz w:val="24"/>
                <w:szCs w:val="24"/>
              </w:rPr>
              <w:t>de listado de equipo (fig.</w:t>
            </w:r>
            <w:r w:rsidR="009950D9">
              <w:rPr>
                <w:rFonts w:ascii="Times New Roman" w:hAnsi="Times New Roman" w:cs="Times New Roman"/>
                <w:sz w:val="24"/>
                <w:szCs w:val="24"/>
              </w:rPr>
              <w:t xml:space="preserve"> 3.3.3</w:t>
            </w:r>
            <w:r>
              <w:rPr>
                <w:rFonts w:ascii="Times New Roman" w:hAnsi="Times New Roman" w:cs="Times New Roman"/>
                <w:sz w:val="24"/>
                <w:szCs w:val="24"/>
              </w:rPr>
              <w:t>.1)</w:t>
            </w:r>
            <w:r w:rsidRPr="0051289B">
              <w:rPr>
                <w:rFonts w:ascii="Times New Roman" w:hAnsi="Times New Roman" w:cs="Times New Roman"/>
                <w:sz w:val="24"/>
                <w:szCs w:val="24"/>
              </w:rPr>
              <w:t>.</w:t>
            </w:r>
          </w:p>
          <w:p w:rsidR="00C77068" w:rsidRDefault="00C77068" w:rsidP="00666F46">
            <w:pPr>
              <w:pStyle w:val="Prrafodelista"/>
              <w:numPr>
                <w:ilvl w:val="1"/>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9950D9">
              <w:rPr>
                <w:rFonts w:ascii="Times New Roman" w:hAnsi="Times New Roman" w:cs="Times New Roman"/>
                <w:sz w:val="24"/>
                <w:szCs w:val="24"/>
              </w:rPr>
              <w:t>almacenero</w:t>
            </w:r>
            <w:r w:rsidRPr="0051289B">
              <w:rPr>
                <w:rFonts w:ascii="Times New Roman" w:hAnsi="Times New Roman" w:cs="Times New Roman"/>
                <w:sz w:val="24"/>
                <w:szCs w:val="24"/>
              </w:rPr>
              <w:t xml:space="preserve"> elige realizar una búsqueda avanzada</w:t>
            </w:r>
          </w:p>
          <w:p w:rsidR="00C77068" w:rsidRDefault="00C77068" w:rsidP="00D02FB1">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3.3.1. Introduce en el campo de búsqueda su criterio a buscar.</w:t>
            </w:r>
          </w:p>
          <w:p w:rsidR="00C77068" w:rsidRPr="0051289B" w:rsidRDefault="00C77068" w:rsidP="00D02FB1">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 xml:space="preserve">3.3.2. Se desplegará en la lista de </w:t>
            </w:r>
            <w:r w:rsidR="009950D9">
              <w:rPr>
                <w:rFonts w:ascii="Times New Roman" w:hAnsi="Times New Roman" w:cs="Times New Roman"/>
                <w:sz w:val="24"/>
                <w:szCs w:val="24"/>
              </w:rPr>
              <w:t>ítems obras</w:t>
            </w:r>
            <w:r>
              <w:rPr>
                <w:rFonts w:ascii="Times New Roman" w:hAnsi="Times New Roman" w:cs="Times New Roman"/>
                <w:sz w:val="24"/>
                <w:szCs w:val="24"/>
              </w:rPr>
              <w:t xml:space="preserve"> solo aquellos que cumplan el criterio de búsqueda.</w:t>
            </w:r>
          </w:p>
          <w:p w:rsidR="00C77068" w:rsidRPr="00501BF3" w:rsidRDefault="00C77068" w:rsidP="00666F46">
            <w:pPr>
              <w:pStyle w:val="Prrafodelista"/>
              <w:numPr>
                <w:ilvl w:val="0"/>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9950D9">
              <w:rPr>
                <w:rFonts w:ascii="Times New Roman" w:hAnsi="Times New Roman" w:cs="Times New Roman"/>
                <w:sz w:val="24"/>
                <w:szCs w:val="24"/>
              </w:rPr>
              <w:t>almacenero</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Nuevo </w:t>
            </w:r>
            <w:r w:rsidR="009950D9">
              <w:rPr>
                <w:rFonts w:ascii="Times New Roman" w:hAnsi="Times New Roman" w:cs="Times New Roman"/>
                <w:sz w:val="24"/>
                <w:szCs w:val="24"/>
              </w:rPr>
              <w:t>ítem obra</w:t>
            </w:r>
          </w:p>
          <w:p w:rsidR="00C77068" w:rsidRDefault="00C77068" w:rsidP="00666F46">
            <w:pPr>
              <w:pStyle w:val="Prrafodelista"/>
              <w:numPr>
                <w:ilvl w:val="0"/>
                <w:numId w:val="3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07F3A">
              <w:rPr>
                <w:rFonts w:ascii="Times New Roman" w:hAnsi="Times New Roman" w:cs="Times New Roman"/>
                <w:sz w:val="24"/>
                <w:szCs w:val="24"/>
              </w:rPr>
              <w:t xml:space="preserve">El sistema visualiza la </w:t>
            </w:r>
            <w:r>
              <w:rPr>
                <w:rFonts w:ascii="Times New Roman" w:hAnsi="Times New Roman" w:cs="Times New Roman"/>
                <w:sz w:val="24"/>
                <w:szCs w:val="24"/>
              </w:rPr>
              <w:t>interfaz (fig. 3.3.</w:t>
            </w:r>
            <w:r w:rsidR="009950D9">
              <w:rPr>
                <w:rFonts w:ascii="Times New Roman" w:hAnsi="Times New Roman" w:cs="Times New Roman"/>
                <w:sz w:val="24"/>
                <w:szCs w:val="24"/>
              </w:rPr>
              <w:t>3</w:t>
            </w:r>
            <w:r>
              <w:rPr>
                <w:rFonts w:ascii="Times New Roman" w:hAnsi="Times New Roman" w:cs="Times New Roman"/>
                <w:sz w:val="24"/>
                <w:szCs w:val="24"/>
              </w:rPr>
              <w:t xml:space="preserve">.2) para ingresar los </w:t>
            </w:r>
            <w:r w:rsidRPr="00E07F3A">
              <w:rPr>
                <w:rFonts w:ascii="Times New Roman" w:hAnsi="Times New Roman" w:cs="Times New Roman"/>
                <w:sz w:val="24"/>
                <w:szCs w:val="24"/>
              </w:rPr>
              <w:t xml:space="preserve">datos del </w:t>
            </w:r>
            <w:r w:rsidR="009950D9">
              <w:rPr>
                <w:rFonts w:ascii="Times New Roman" w:hAnsi="Times New Roman" w:cs="Times New Roman"/>
                <w:sz w:val="24"/>
                <w:szCs w:val="24"/>
              </w:rPr>
              <w:t>ítem obra</w:t>
            </w:r>
            <w:r>
              <w:rPr>
                <w:rFonts w:ascii="Times New Roman" w:hAnsi="Times New Roman" w:cs="Times New Roman"/>
                <w:sz w:val="24"/>
                <w:szCs w:val="24"/>
              </w:rPr>
              <w:t xml:space="preserve"> como</w:t>
            </w:r>
            <w:r w:rsidRPr="00E07F3A">
              <w:rPr>
                <w:rFonts w:ascii="Times New Roman" w:hAnsi="Times New Roman" w:cs="Times New Roman"/>
                <w:sz w:val="24"/>
                <w:szCs w:val="24"/>
              </w:rPr>
              <w:t xml:space="preserve"> </w:t>
            </w:r>
            <w:r w:rsidR="009950D9">
              <w:rPr>
                <w:rFonts w:ascii="Times New Roman" w:hAnsi="Times New Roman" w:cs="Times New Roman"/>
                <w:sz w:val="24"/>
                <w:szCs w:val="24"/>
              </w:rPr>
              <w:t>orden de trabajo</w:t>
            </w:r>
            <w:r>
              <w:rPr>
                <w:rFonts w:ascii="Times New Roman" w:hAnsi="Times New Roman" w:cs="Times New Roman"/>
                <w:sz w:val="24"/>
                <w:szCs w:val="24"/>
              </w:rPr>
              <w:t xml:space="preserve">, </w:t>
            </w:r>
            <w:r w:rsidR="009950D9">
              <w:rPr>
                <w:rFonts w:ascii="Times New Roman" w:hAnsi="Times New Roman" w:cs="Times New Roman"/>
                <w:sz w:val="24"/>
                <w:szCs w:val="24"/>
              </w:rPr>
              <w:t>polígono</w:t>
            </w:r>
            <w:r>
              <w:rPr>
                <w:rFonts w:ascii="Times New Roman" w:hAnsi="Times New Roman" w:cs="Times New Roman"/>
                <w:sz w:val="24"/>
                <w:szCs w:val="24"/>
              </w:rPr>
              <w:t xml:space="preserve">, tipo de </w:t>
            </w:r>
            <w:r w:rsidR="009950D9">
              <w:rPr>
                <w:rFonts w:ascii="Times New Roman" w:hAnsi="Times New Roman" w:cs="Times New Roman"/>
                <w:sz w:val="24"/>
                <w:szCs w:val="24"/>
              </w:rPr>
              <w:t>trabajo</w:t>
            </w:r>
            <w:r>
              <w:rPr>
                <w:rFonts w:ascii="Times New Roman" w:hAnsi="Times New Roman" w:cs="Times New Roman"/>
                <w:sz w:val="24"/>
                <w:szCs w:val="24"/>
              </w:rPr>
              <w:t xml:space="preserve">, </w:t>
            </w:r>
            <w:r w:rsidR="009950D9">
              <w:rPr>
                <w:rFonts w:ascii="Times New Roman" w:hAnsi="Times New Roman" w:cs="Times New Roman"/>
                <w:sz w:val="24"/>
                <w:szCs w:val="24"/>
              </w:rPr>
              <w:t>descripción</w:t>
            </w:r>
            <w:r>
              <w:rPr>
                <w:rFonts w:ascii="Times New Roman" w:hAnsi="Times New Roman" w:cs="Times New Roman"/>
                <w:sz w:val="24"/>
                <w:szCs w:val="24"/>
              </w:rPr>
              <w:t xml:space="preserve">, </w:t>
            </w:r>
            <w:r w:rsidR="009950D9">
              <w:rPr>
                <w:rFonts w:ascii="Times New Roman" w:hAnsi="Times New Roman" w:cs="Times New Roman"/>
                <w:sz w:val="24"/>
                <w:szCs w:val="24"/>
              </w:rPr>
              <w:t>área estimada</w:t>
            </w:r>
            <w:r>
              <w:rPr>
                <w:rFonts w:ascii="Times New Roman" w:hAnsi="Times New Roman" w:cs="Times New Roman"/>
                <w:sz w:val="24"/>
                <w:szCs w:val="24"/>
              </w:rPr>
              <w:t>.</w:t>
            </w:r>
          </w:p>
          <w:p w:rsidR="00C77068" w:rsidRDefault="00C77068" w:rsidP="00D02FB1">
            <w:pPr>
              <w:pStyle w:val="Prrafodelista"/>
              <w:spacing w:after="0" w:line="240" w:lineRule="auto"/>
              <w:rPr>
                <w:rFonts w:ascii="Times New Roman" w:hAnsi="Times New Roman" w:cs="Times New Roman"/>
                <w:sz w:val="24"/>
                <w:szCs w:val="24"/>
              </w:rPr>
            </w:pPr>
            <w:r>
              <w:rPr>
                <w:rFonts w:ascii="Times New Roman" w:hAnsi="Times New Roman" w:cs="Times New Roman"/>
                <w:sz w:val="24"/>
                <w:szCs w:val="24"/>
              </w:rPr>
              <w:t>Además de las opción de grabar y</w:t>
            </w:r>
            <w:r w:rsidRPr="00E07F3A">
              <w:rPr>
                <w:rFonts w:ascii="Times New Roman" w:hAnsi="Times New Roman" w:cs="Times New Roman"/>
                <w:sz w:val="24"/>
                <w:szCs w:val="24"/>
              </w:rPr>
              <w:t xml:space="preserve"> retornar</w:t>
            </w:r>
          </w:p>
          <w:p w:rsidR="00C77068" w:rsidRDefault="00C77068" w:rsidP="00666F46">
            <w:pPr>
              <w:pStyle w:val="Prrafodelista"/>
              <w:numPr>
                <w:ilvl w:val="0"/>
                <w:numId w:val="3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w:t>
            </w:r>
            <w:r w:rsidR="009950D9">
              <w:rPr>
                <w:rFonts w:ascii="Times New Roman" w:hAnsi="Times New Roman" w:cs="Times New Roman"/>
                <w:sz w:val="24"/>
                <w:szCs w:val="24"/>
              </w:rPr>
              <w:t>almacenero</w:t>
            </w:r>
            <w:r>
              <w:rPr>
                <w:rFonts w:ascii="Times New Roman" w:hAnsi="Times New Roman" w:cs="Times New Roman"/>
                <w:sz w:val="24"/>
                <w:szCs w:val="24"/>
              </w:rPr>
              <w:t xml:space="preserve"> ingresa todos los datos requeridos del </w:t>
            </w:r>
            <w:r w:rsidR="009950D9">
              <w:rPr>
                <w:rFonts w:ascii="Times New Roman" w:hAnsi="Times New Roman" w:cs="Times New Roman"/>
                <w:sz w:val="24"/>
                <w:szCs w:val="24"/>
              </w:rPr>
              <w:t>ítem obra</w:t>
            </w:r>
          </w:p>
          <w:p w:rsidR="00C77068" w:rsidRDefault="00C77068" w:rsidP="00666F46">
            <w:pPr>
              <w:pStyle w:val="Prrafodelista"/>
              <w:numPr>
                <w:ilvl w:val="0"/>
                <w:numId w:val="3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9950D9">
              <w:rPr>
                <w:rFonts w:ascii="Times New Roman" w:hAnsi="Times New Roman" w:cs="Times New Roman"/>
                <w:sz w:val="24"/>
                <w:szCs w:val="24"/>
              </w:rPr>
              <w:t>Si el almacenero</w:t>
            </w:r>
            <w:r>
              <w:rPr>
                <w:rFonts w:ascii="Times New Roman" w:hAnsi="Times New Roman" w:cs="Times New Roman"/>
                <w:sz w:val="24"/>
                <w:szCs w:val="24"/>
              </w:rPr>
              <w:t xml:space="preserve"> elige la opción de grabar.</w:t>
            </w:r>
          </w:p>
          <w:p w:rsidR="00C77068" w:rsidRDefault="00C77068" w:rsidP="00666F46">
            <w:pPr>
              <w:pStyle w:val="Prrafodelista"/>
              <w:numPr>
                <w:ilvl w:val="0"/>
                <w:numId w:val="3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verifica la validez de los datos a grabar.</w:t>
            </w:r>
          </w:p>
          <w:p w:rsidR="00C77068" w:rsidRPr="00501BF3" w:rsidRDefault="00C77068" w:rsidP="00666F46">
            <w:pPr>
              <w:pStyle w:val="Prrafodelista"/>
              <w:numPr>
                <w:ilvl w:val="0"/>
                <w:numId w:val="3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graba en la base de datos los datos ingresados e informa al </w:t>
            </w:r>
            <w:r w:rsidR="009950D9">
              <w:rPr>
                <w:rFonts w:ascii="Times New Roman" w:hAnsi="Times New Roman" w:cs="Times New Roman"/>
                <w:sz w:val="24"/>
                <w:szCs w:val="24"/>
              </w:rPr>
              <w:t>almacenero</w:t>
            </w:r>
            <w:r>
              <w:rPr>
                <w:rFonts w:ascii="Times New Roman" w:hAnsi="Times New Roman" w:cs="Times New Roman"/>
                <w:sz w:val="24"/>
                <w:szCs w:val="24"/>
              </w:rPr>
              <w:t xml:space="preserve"> que la operación se realizó exitosamente mediante un mensaje. Y visualizando en detalle todos campos ingresados del </w:t>
            </w:r>
            <w:r w:rsidR="009950D9">
              <w:rPr>
                <w:rFonts w:ascii="Times New Roman" w:hAnsi="Times New Roman" w:cs="Times New Roman"/>
                <w:sz w:val="24"/>
                <w:szCs w:val="24"/>
              </w:rPr>
              <w:t>ítem obra</w:t>
            </w:r>
            <w:r>
              <w:rPr>
                <w:rFonts w:ascii="Times New Roman" w:hAnsi="Times New Roman" w:cs="Times New Roman"/>
                <w:sz w:val="24"/>
                <w:szCs w:val="24"/>
              </w:rPr>
              <w:t>.</w:t>
            </w:r>
          </w:p>
        </w:tc>
      </w:tr>
      <w:tr w:rsidR="00C77068" w:rsidRPr="0051289B" w:rsidTr="00D02FB1">
        <w:trPr>
          <w:trHeight w:val="1081"/>
        </w:trPr>
        <w:tc>
          <w:tcPr>
            <w:tcW w:w="2253" w:type="dxa"/>
            <w:shd w:val="clear" w:color="auto" w:fill="DBE5F1"/>
          </w:tcPr>
          <w:p w:rsidR="00C77068" w:rsidRPr="0051289B" w:rsidRDefault="00C77068" w:rsidP="00D02FB1">
            <w:pPr>
              <w:ind w:left="708"/>
              <w:contextualSpacing/>
              <w:jc w:val="right"/>
              <w:rPr>
                <w:rFonts w:ascii="Times New Roman" w:hAnsi="Times New Roman" w:cs="Times New Roman"/>
                <w:b/>
                <w:bCs/>
                <w:sz w:val="24"/>
                <w:szCs w:val="24"/>
              </w:rPr>
            </w:pPr>
            <w:r>
              <w:rPr>
                <w:rFonts w:ascii="Times New Roman" w:hAnsi="Times New Roman" w:cs="Times New Roman"/>
                <w:b/>
                <w:bCs/>
                <w:sz w:val="24"/>
                <w:szCs w:val="24"/>
              </w:rPr>
              <w:lastRenderedPageBreak/>
              <w:t xml:space="preserve">Flujo(s) </w:t>
            </w:r>
            <w:r w:rsidRPr="0051289B">
              <w:rPr>
                <w:rFonts w:ascii="Times New Roman" w:hAnsi="Times New Roman" w:cs="Times New Roman"/>
                <w:b/>
                <w:bCs/>
                <w:sz w:val="24"/>
                <w:szCs w:val="24"/>
              </w:rPr>
              <w:t>alternativo(s):</w:t>
            </w:r>
          </w:p>
        </w:tc>
        <w:tc>
          <w:tcPr>
            <w:tcW w:w="7038" w:type="dxa"/>
            <w:gridSpan w:val="3"/>
          </w:tcPr>
          <w:p w:rsidR="00C77068" w:rsidRPr="0051289B" w:rsidRDefault="00C77068" w:rsidP="00666F46">
            <w:pPr>
              <w:pStyle w:val="Prrafodelista"/>
              <w:numPr>
                <w:ilvl w:val="0"/>
                <w:numId w:val="3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En el punto 2. del flujo principal, si no existe ningún </w:t>
            </w:r>
            <w:r w:rsidR="009950D9">
              <w:rPr>
                <w:rFonts w:ascii="Times New Roman" w:hAnsi="Times New Roman" w:cs="Times New Roman"/>
                <w:sz w:val="24"/>
                <w:szCs w:val="24"/>
              </w:rPr>
              <w:t>ítem obra</w:t>
            </w:r>
            <w:r w:rsidRPr="0051289B">
              <w:rPr>
                <w:rFonts w:ascii="Times New Roman" w:hAnsi="Times New Roman" w:cs="Times New Roman"/>
                <w:sz w:val="24"/>
                <w:szCs w:val="24"/>
              </w:rPr>
              <w:t xml:space="preserve"> registrado.</w:t>
            </w:r>
          </w:p>
          <w:p w:rsidR="00C77068" w:rsidRPr="0051289B" w:rsidRDefault="00C77068" w:rsidP="00666F46">
            <w:pPr>
              <w:pStyle w:val="Prrafodelista"/>
              <w:numPr>
                <w:ilvl w:val="1"/>
                <w:numId w:val="3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visualizará </w:t>
            </w:r>
            <w:r>
              <w:rPr>
                <w:rFonts w:ascii="Times New Roman" w:hAnsi="Times New Roman" w:cs="Times New Roman"/>
                <w:sz w:val="24"/>
                <w:szCs w:val="24"/>
              </w:rPr>
              <w:t xml:space="preserve">solo las entradas de búsqueda, pero no </w:t>
            </w:r>
            <w:r w:rsidRPr="0051289B">
              <w:rPr>
                <w:rFonts w:ascii="Times New Roman" w:hAnsi="Times New Roman" w:cs="Times New Roman"/>
                <w:sz w:val="24"/>
                <w:szCs w:val="24"/>
              </w:rPr>
              <w:t xml:space="preserve"> visualizará </w:t>
            </w:r>
            <w:r w:rsidR="009950D9">
              <w:rPr>
                <w:rFonts w:ascii="Times New Roman" w:hAnsi="Times New Roman" w:cs="Times New Roman"/>
                <w:sz w:val="24"/>
                <w:szCs w:val="24"/>
              </w:rPr>
              <w:t>ningún ítem obra</w:t>
            </w:r>
            <w:r>
              <w:rPr>
                <w:rFonts w:ascii="Times New Roman" w:hAnsi="Times New Roman" w:cs="Times New Roman"/>
                <w:sz w:val="24"/>
                <w:szCs w:val="24"/>
              </w:rPr>
              <w:t>.</w:t>
            </w:r>
          </w:p>
          <w:p w:rsidR="00C77068" w:rsidRPr="0051289B" w:rsidRDefault="00C77068" w:rsidP="00666F46">
            <w:pPr>
              <w:pStyle w:val="Prrafodelista"/>
              <w:numPr>
                <w:ilvl w:val="0"/>
                <w:numId w:val="37"/>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3.1.4</w:t>
            </w:r>
            <w:r w:rsidRPr="0051289B">
              <w:rPr>
                <w:rFonts w:ascii="Times New Roman" w:hAnsi="Times New Roman" w:cs="Times New Roman"/>
                <w:sz w:val="24"/>
                <w:szCs w:val="24"/>
              </w:rPr>
              <w:t xml:space="preserve">, si los campos </w:t>
            </w:r>
            <w:r w:rsidR="00CB403F">
              <w:rPr>
                <w:rFonts w:ascii="Times New Roman" w:hAnsi="Times New Roman" w:cs="Times New Roman"/>
                <w:sz w:val="24"/>
                <w:szCs w:val="24"/>
              </w:rPr>
              <w:t>orden de trabajo</w:t>
            </w:r>
            <w:r>
              <w:rPr>
                <w:rFonts w:ascii="Times New Roman" w:hAnsi="Times New Roman" w:cs="Times New Roman"/>
                <w:sz w:val="24"/>
                <w:szCs w:val="24"/>
              </w:rPr>
              <w:t xml:space="preserve">, </w:t>
            </w:r>
            <w:r w:rsidR="00CB403F">
              <w:rPr>
                <w:rFonts w:ascii="Times New Roman" w:hAnsi="Times New Roman" w:cs="Times New Roman"/>
                <w:sz w:val="24"/>
                <w:szCs w:val="24"/>
              </w:rPr>
              <w:t>polígono</w:t>
            </w:r>
            <w:r>
              <w:rPr>
                <w:rFonts w:ascii="Times New Roman" w:hAnsi="Times New Roman" w:cs="Times New Roman"/>
                <w:sz w:val="24"/>
                <w:szCs w:val="24"/>
              </w:rPr>
              <w:t xml:space="preserve">, tipo de </w:t>
            </w:r>
            <w:r w:rsidR="00CB403F">
              <w:rPr>
                <w:rFonts w:ascii="Times New Roman" w:hAnsi="Times New Roman" w:cs="Times New Roman"/>
                <w:sz w:val="24"/>
                <w:szCs w:val="24"/>
              </w:rPr>
              <w:t>trabajo, descripción, etc.</w:t>
            </w:r>
            <w:r>
              <w:rPr>
                <w:rFonts w:ascii="Times New Roman" w:hAnsi="Times New Roman" w:cs="Times New Roman"/>
                <w:sz w:val="24"/>
                <w:szCs w:val="24"/>
              </w:rPr>
              <w:t xml:space="preserve"> </w:t>
            </w:r>
            <w:r w:rsidR="00CB403F">
              <w:rPr>
                <w:rFonts w:ascii="Times New Roman" w:hAnsi="Times New Roman" w:cs="Times New Roman"/>
                <w:sz w:val="24"/>
                <w:szCs w:val="24"/>
              </w:rPr>
              <w:t>S</w:t>
            </w:r>
            <w:r w:rsidRPr="0051289B">
              <w:rPr>
                <w:rFonts w:ascii="Times New Roman" w:hAnsi="Times New Roman" w:cs="Times New Roman"/>
                <w:sz w:val="24"/>
                <w:szCs w:val="24"/>
              </w:rPr>
              <w:t>on vacíos</w:t>
            </w:r>
            <w:r>
              <w:rPr>
                <w:rFonts w:ascii="Times New Roman" w:hAnsi="Times New Roman" w:cs="Times New Roman"/>
                <w:sz w:val="24"/>
                <w:szCs w:val="24"/>
              </w:rPr>
              <w:t>.</w:t>
            </w:r>
          </w:p>
          <w:p w:rsidR="00C77068" w:rsidRPr="0051289B" w:rsidRDefault="00C77068" w:rsidP="00666F46">
            <w:pPr>
              <w:pStyle w:val="Prrafodelista"/>
              <w:numPr>
                <w:ilvl w:val="1"/>
                <w:numId w:val="3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lastRenderedPageBreak/>
              <w:t>El sistema informa que campo o campos están vacíos y no procede a grabar los cambios.</w:t>
            </w:r>
          </w:p>
          <w:p w:rsidR="00C77068" w:rsidRDefault="00C77068" w:rsidP="00666F46">
            <w:pPr>
              <w:pStyle w:val="Prrafodelista"/>
              <w:numPr>
                <w:ilvl w:val="0"/>
                <w:numId w:val="3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En el punto 4.4. si los campos </w:t>
            </w:r>
            <w:r w:rsidR="00CB403F">
              <w:rPr>
                <w:rFonts w:ascii="Times New Roman" w:hAnsi="Times New Roman" w:cs="Times New Roman"/>
                <w:sz w:val="24"/>
                <w:szCs w:val="24"/>
              </w:rPr>
              <w:t>orden de trabajo</w:t>
            </w:r>
            <w:r>
              <w:rPr>
                <w:rFonts w:ascii="Times New Roman" w:hAnsi="Times New Roman" w:cs="Times New Roman"/>
                <w:sz w:val="24"/>
                <w:szCs w:val="24"/>
              </w:rPr>
              <w:t xml:space="preserve">, </w:t>
            </w:r>
            <w:r w:rsidR="00CB403F">
              <w:rPr>
                <w:rFonts w:ascii="Times New Roman" w:hAnsi="Times New Roman" w:cs="Times New Roman"/>
                <w:sz w:val="24"/>
                <w:szCs w:val="24"/>
              </w:rPr>
              <w:t>polígono</w:t>
            </w:r>
            <w:r>
              <w:rPr>
                <w:rFonts w:ascii="Times New Roman" w:hAnsi="Times New Roman" w:cs="Times New Roman"/>
                <w:sz w:val="24"/>
                <w:szCs w:val="24"/>
              </w:rPr>
              <w:t xml:space="preserve">, tipo de </w:t>
            </w:r>
            <w:r w:rsidR="00CB403F">
              <w:rPr>
                <w:rFonts w:ascii="Times New Roman" w:hAnsi="Times New Roman" w:cs="Times New Roman"/>
                <w:sz w:val="24"/>
                <w:szCs w:val="24"/>
              </w:rPr>
              <w:t>trabajo, descripción, etc.</w:t>
            </w:r>
            <w:r>
              <w:rPr>
                <w:rFonts w:ascii="Times New Roman" w:hAnsi="Times New Roman" w:cs="Times New Roman"/>
                <w:sz w:val="24"/>
                <w:szCs w:val="24"/>
              </w:rPr>
              <w:t xml:space="preserve"> </w:t>
            </w:r>
            <w:r w:rsidR="00CB403F">
              <w:rPr>
                <w:rFonts w:ascii="Times New Roman" w:hAnsi="Times New Roman" w:cs="Times New Roman"/>
                <w:sz w:val="24"/>
                <w:szCs w:val="24"/>
              </w:rPr>
              <w:t>Son vacíos, o no cumplen alguna política de negocio.</w:t>
            </w:r>
          </w:p>
          <w:p w:rsidR="00C77068" w:rsidRPr="00475F2C" w:rsidRDefault="00C77068" w:rsidP="00666F46">
            <w:pPr>
              <w:pStyle w:val="Prrafodelista"/>
              <w:numPr>
                <w:ilvl w:val="0"/>
                <w:numId w:val="38"/>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75F2C">
              <w:rPr>
                <w:rFonts w:ascii="Times New Roman" w:hAnsi="Times New Roman" w:cs="Times New Roman"/>
                <w:sz w:val="24"/>
                <w:szCs w:val="24"/>
              </w:rPr>
              <w:t xml:space="preserve">El sistema informa que campo o campos están vacíos y no </w:t>
            </w:r>
            <w:r>
              <w:rPr>
                <w:rFonts w:ascii="Times New Roman" w:hAnsi="Times New Roman" w:cs="Times New Roman"/>
                <w:sz w:val="24"/>
                <w:szCs w:val="24"/>
              </w:rPr>
              <w:t>procede a grabar los cambios.</w:t>
            </w:r>
          </w:p>
        </w:tc>
      </w:tr>
    </w:tbl>
    <w:p w:rsidR="00C77068" w:rsidRPr="00C77068" w:rsidRDefault="00C77068" w:rsidP="00C77068"/>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3.3.3.3. </w:t>
      </w:r>
      <w:r w:rsidRPr="0041783A">
        <w:rPr>
          <w:rFonts w:ascii="Times New Roman" w:hAnsi="Times New Roman" w:cs="Times New Roman"/>
          <w:b/>
          <w:i w:val="0"/>
          <w:color w:val="auto"/>
        </w:rPr>
        <w:t>Prototipo de interfaz</w:t>
      </w:r>
    </w:p>
    <w:p w:rsidR="007A4716" w:rsidRDefault="007A4716" w:rsidP="007A4716">
      <w:pPr>
        <w:jc w:val="center"/>
      </w:pPr>
      <w:r>
        <w:rPr>
          <w:noProof/>
          <w:lang w:eastAsia="es-BO"/>
        </w:rPr>
        <w:drawing>
          <wp:inline distT="0" distB="0" distL="0" distR="0">
            <wp:extent cx="3952875" cy="24765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2875" cy="2476500"/>
                    </a:xfrm>
                    <a:prstGeom prst="rect">
                      <a:avLst/>
                    </a:prstGeom>
                    <a:noFill/>
                    <a:ln>
                      <a:noFill/>
                    </a:ln>
                  </pic:spPr>
                </pic:pic>
              </a:graphicData>
            </a:graphic>
          </wp:inline>
        </w:drawing>
      </w:r>
    </w:p>
    <w:p w:rsidR="007A4716" w:rsidRDefault="007A4716" w:rsidP="007A4716">
      <w:pPr>
        <w:jc w:val="center"/>
        <w:rPr>
          <w:b/>
        </w:rPr>
      </w:pPr>
      <w:r w:rsidRPr="007A4716">
        <w:rPr>
          <w:b/>
        </w:rPr>
        <w:t>(</w:t>
      </w:r>
      <w:r>
        <w:rPr>
          <w:b/>
        </w:rPr>
        <w:t>fig. 3.3.3.1</w:t>
      </w:r>
      <w:r w:rsidRPr="007A4716">
        <w:rPr>
          <w:b/>
        </w:rPr>
        <w:t>)</w:t>
      </w:r>
    </w:p>
    <w:p w:rsidR="00CF5D43" w:rsidRDefault="00CF5D43" w:rsidP="007A4716">
      <w:pPr>
        <w:jc w:val="center"/>
        <w:rPr>
          <w:b/>
        </w:rPr>
      </w:pPr>
    </w:p>
    <w:p w:rsidR="007A4716" w:rsidRDefault="007A4716" w:rsidP="007A4716">
      <w:pPr>
        <w:jc w:val="center"/>
        <w:rPr>
          <w:b/>
        </w:rPr>
      </w:pPr>
      <w:r>
        <w:rPr>
          <w:b/>
          <w:noProof/>
          <w:lang w:eastAsia="es-BO"/>
        </w:rPr>
        <w:drawing>
          <wp:inline distT="0" distB="0" distL="0" distR="0">
            <wp:extent cx="3695700" cy="28289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2828925"/>
                    </a:xfrm>
                    <a:prstGeom prst="rect">
                      <a:avLst/>
                    </a:prstGeom>
                    <a:noFill/>
                    <a:ln>
                      <a:noFill/>
                    </a:ln>
                  </pic:spPr>
                </pic:pic>
              </a:graphicData>
            </a:graphic>
          </wp:inline>
        </w:drawing>
      </w:r>
    </w:p>
    <w:p w:rsidR="00CF5D43" w:rsidRPr="007A4716" w:rsidRDefault="00CF5D43" w:rsidP="007A4716">
      <w:pPr>
        <w:jc w:val="center"/>
        <w:rPr>
          <w:b/>
        </w:rPr>
      </w:pPr>
      <w:r>
        <w:rPr>
          <w:b/>
        </w:rPr>
        <w:t>(fig. 3.3.3.2)</w:t>
      </w:r>
    </w:p>
    <w:p w:rsidR="00B11813" w:rsidRDefault="00B11813" w:rsidP="00B11813">
      <w:pPr>
        <w:pStyle w:val="Ttulo3"/>
        <w:ind w:firstLine="340"/>
        <w:rPr>
          <w:rFonts w:ascii="Times New Roman" w:hAnsi="Times New Roman" w:cs="Times New Roman"/>
          <w:b/>
          <w:color w:val="auto"/>
        </w:rPr>
      </w:pPr>
      <w:r>
        <w:rPr>
          <w:rFonts w:ascii="Times New Roman" w:hAnsi="Times New Roman" w:cs="Times New Roman"/>
          <w:b/>
          <w:color w:val="auto"/>
        </w:rPr>
        <w:lastRenderedPageBreak/>
        <w:t>3.3.4</w:t>
      </w:r>
      <w:r w:rsidRPr="00B11813">
        <w:rPr>
          <w:rFonts w:ascii="Times New Roman" w:hAnsi="Times New Roman" w:cs="Times New Roman"/>
          <w:b/>
          <w:color w:val="auto"/>
        </w:rPr>
        <w:t>.</w:t>
      </w:r>
      <w:r>
        <w:rPr>
          <w:rFonts w:ascii="Times New Roman" w:hAnsi="Times New Roman" w:cs="Times New Roman"/>
          <w:b/>
          <w:color w:val="auto"/>
        </w:rPr>
        <w:t xml:space="preserve"> CU04: Gestionar actividades improductivas.</w:t>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3.3.4.1. </w:t>
      </w:r>
      <w:r w:rsidRPr="0041783A">
        <w:rPr>
          <w:rFonts w:ascii="Times New Roman" w:hAnsi="Times New Roman" w:cs="Times New Roman"/>
          <w:b/>
          <w:i w:val="0"/>
          <w:color w:val="auto"/>
        </w:rPr>
        <w:t>Diagrama de caso de uso</w:t>
      </w:r>
    </w:p>
    <w:p w:rsidR="00CF5D43" w:rsidRPr="00CF5D43" w:rsidRDefault="00CF5D43" w:rsidP="00CF5D43">
      <w:pPr>
        <w:jc w:val="center"/>
      </w:pPr>
      <w:r w:rsidRPr="00CF5D43">
        <w:rPr>
          <w:noProof/>
          <w:lang w:eastAsia="es-BO"/>
        </w:rPr>
        <w:drawing>
          <wp:inline distT="0" distB="0" distL="0" distR="0">
            <wp:extent cx="3286125" cy="14287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3.3.4.2. </w:t>
      </w:r>
      <w:r w:rsidRPr="0041783A">
        <w:rPr>
          <w:rFonts w:ascii="Times New Roman" w:hAnsi="Times New Roman" w:cs="Times New Roman"/>
          <w:b/>
          <w:i w:val="0"/>
          <w:color w:val="auto"/>
        </w:rPr>
        <w:t>Descripción del caso de uso</w:t>
      </w:r>
    </w:p>
    <w:tbl>
      <w:tblPr>
        <w:tblW w:w="9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3"/>
        <w:gridCol w:w="2181"/>
        <w:gridCol w:w="2181"/>
        <w:gridCol w:w="2676"/>
      </w:tblGrid>
      <w:tr w:rsidR="00613946" w:rsidRPr="0051289B" w:rsidTr="00D02FB1">
        <w:trPr>
          <w:trHeight w:val="296"/>
        </w:trPr>
        <w:tc>
          <w:tcPr>
            <w:tcW w:w="9291" w:type="dxa"/>
            <w:gridSpan w:val="4"/>
            <w:shd w:val="clear" w:color="auto" w:fill="4F81BD"/>
          </w:tcPr>
          <w:p w:rsidR="00613946" w:rsidRPr="0051289B" w:rsidRDefault="00613946" w:rsidP="00D02FB1">
            <w:pPr>
              <w:contextualSpacing/>
              <w:jc w:val="center"/>
              <w:rPr>
                <w:rFonts w:ascii="Times New Roman" w:hAnsi="Times New Roman" w:cs="Times New Roman"/>
                <w:b/>
                <w:bCs/>
                <w:sz w:val="24"/>
                <w:szCs w:val="24"/>
              </w:rPr>
            </w:pPr>
            <w:r w:rsidRPr="0051289B">
              <w:rPr>
                <w:rFonts w:ascii="Times New Roman" w:hAnsi="Times New Roman" w:cs="Times New Roman"/>
                <w:b/>
                <w:bCs/>
                <w:sz w:val="24"/>
                <w:szCs w:val="24"/>
              </w:rPr>
              <w:t xml:space="preserve">CASO DE USO: Gestionar </w:t>
            </w:r>
            <w:r>
              <w:rPr>
                <w:rFonts w:ascii="Times New Roman" w:hAnsi="Times New Roman" w:cs="Times New Roman"/>
                <w:b/>
                <w:bCs/>
                <w:sz w:val="24"/>
                <w:szCs w:val="24"/>
              </w:rPr>
              <w:t>Actividades improductivas</w:t>
            </w:r>
          </w:p>
        </w:tc>
      </w:tr>
      <w:tr w:rsidR="00613946" w:rsidRPr="0051289B" w:rsidTr="00D02FB1">
        <w:trPr>
          <w:trHeight w:val="281"/>
        </w:trPr>
        <w:tc>
          <w:tcPr>
            <w:tcW w:w="2253" w:type="dxa"/>
            <w:shd w:val="clear" w:color="auto" w:fill="4F81BD"/>
          </w:tcPr>
          <w:p w:rsidR="00613946" w:rsidRPr="0051289B" w:rsidRDefault="00613946"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t>ID :</w:t>
            </w:r>
          </w:p>
        </w:tc>
        <w:tc>
          <w:tcPr>
            <w:tcW w:w="7038" w:type="dxa"/>
            <w:gridSpan w:val="3"/>
            <w:shd w:val="clear" w:color="auto" w:fill="4F81BD"/>
          </w:tcPr>
          <w:p w:rsidR="00613946" w:rsidRPr="0051289B" w:rsidRDefault="00613946" w:rsidP="00D02FB1">
            <w:pPr>
              <w:contextualSpacing/>
              <w:rPr>
                <w:rFonts w:ascii="Times New Roman" w:hAnsi="Times New Roman" w:cs="Times New Roman"/>
                <w:b/>
                <w:bCs/>
                <w:sz w:val="24"/>
                <w:szCs w:val="24"/>
              </w:rPr>
            </w:pPr>
            <w:r>
              <w:rPr>
                <w:rFonts w:ascii="Times New Roman" w:hAnsi="Times New Roman" w:cs="Times New Roman"/>
                <w:b/>
                <w:bCs/>
                <w:sz w:val="24"/>
                <w:szCs w:val="24"/>
              </w:rPr>
              <w:t>CU04</w:t>
            </w:r>
            <w:r w:rsidRPr="0051289B">
              <w:rPr>
                <w:rFonts w:ascii="Times New Roman" w:hAnsi="Times New Roman" w:cs="Times New Roman"/>
                <w:b/>
                <w:bCs/>
                <w:sz w:val="24"/>
                <w:szCs w:val="24"/>
              </w:rPr>
              <w:t>.</w:t>
            </w:r>
          </w:p>
        </w:tc>
      </w:tr>
      <w:tr w:rsidR="00613946" w:rsidRPr="0051289B" w:rsidTr="00D02FB1">
        <w:trPr>
          <w:trHeight w:val="577"/>
        </w:trPr>
        <w:tc>
          <w:tcPr>
            <w:tcW w:w="2253" w:type="dxa"/>
            <w:shd w:val="clear" w:color="auto" w:fill="DBE5F1"/>
          </w:tcPr>
          <w:p w:rsidR="00613946" w:rsidRPr="0051289B" w:rsidRDefault="00613946"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Creado por:</w:t>
            </w:r>
          </w:p>
        </w:tc>
        <w:tc>
          <w:tcPr>
            <w:tcW w:w="2181" w:type="dxa"/>
          </w:tcPr>
          <w:p w:rsidR="00613946" w:rsidRPr="0051289B" w:rsidRDefault="00613946" w:rsidP="00D02FB1">
            <w:pPr>
              <w:contextualSpacing/>
              <w:rPr>
                <w:rFonts w:ascii="Times New Roman" w:hAnsi="Times New Roman" w:cs="Times New Roman"/>
                <w:sz w:val="24"/>
                <w:szCs w:val="24"/>
              </w:rPr>
            </w:pPr>
            <w:r w:rsidRPr="0051289B">
              <w:rPr>
                <w:rFonts w:ascii="Times New Roman" w:hAnsi="Times New Roman" w:cs="Times New Roman"/>
                <w:sz w:val="24"/>
                <w:szCs w:val="24"/>
              </w:rPr>
              <w:t>Alex Limbert Yalusqui Godoy</w:t>
            </w:r>
          </w:p>
        </w:tc>
        <w:tc>
          <w:tcPr>
            <w:tcW w:w="2181" w:type="dxa"/>
            <w:shd w:val="clear" w:color="auto" w:fill="DBE5F1"/>
          </w:tcPr>
          <w:p w:rsidR="00613946" w:rsidRPr="0051289B" w:rsidRDefault="00613946" w:rsidP="00D02FB1">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Última modificación por:</w:t>
            </w:r>
          </w:p>
        </w:tc>
        <w:tc>
          <w:tcPr>
            <w:tcW w:w="2676" w:type="dxa"/>
          </w:tcPr>
          <w:p w:rsidR="00613946" w:rsidRPr="0051289B" w:rsidRDefault="00613946" w:rsidP="00D02FB1">
            <w:pPr>
              <w:contextualSpacing/>
              <w:rPr>
                <w:rFonts w:ascii="Times New Roman" w:hAnsi="Times New Roman" w:cs="Times New Roman"/>
                <w:sz w:val="24"/>
                <w:szCs w:val="24"/>
              </w:rPr>
            </w:pPr>
            <w:r>
              <w:rPr>
                <w:rFonts w:ascii="Times New Roman" w:hAnsi="Times New Roman" w:cs="Times New Roman"/>
                <w:sz w:val="24"/>
                <w:szCs w:val="24"/>
              </w:rPr>
              <w:t>Alex Limbert Yalusqui Godoy</w:t>
            </w:r>
          </w:p>
        </w:tc>
      </w:tr>
      <w:tr w:rsidR="00613946" w:rsidRPr="0051289B" w:rsidTr="00D02FB1">
        <w:trPr>
          <w:trHeight w:val="592"/>
        </w:trPr>
        <w:tc>
          <w:tcPr>
            <w:tcW w:w="2253" w:type="dxa"/>
            <w:shd w:val="clear" w:color="auto" w:fill="DBE5F1"/>
          </w:tcPr>
          <w:p w:rsidR="00613946" w:rsidRPr="0051289B" w:rsidRDefault="00613946"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Fecha de creación:</w:t>
            </w:r>
          </w:p>
        </w:tc>
        <w:tc>
          <w:tcPr>
            <w:tcW w:w="2181" w:type="dxa"/>
          </w:tcPr>
          <w:p w:rsidR="00613946" w:rsidRPr="0051289B" w:rsidRDefault="00613946" w:rsidP="00D02FB1">
            <w:pPr>
              <w:contextualSpacing/>
              <w:rPr>
                <w:rFonts w:ascii="Times New Roman" w:hAnsi="Times New Roman" w:cs="Times New Roman"/>
                <w:sz w:val="24"/>
                <w:szCs w:val="24"/>
              </w:rPr>
            </w:pPr>
            <w:r>
              <w:rPr>
                <w:rFonts w:ascii="Times New Roman" w:hAnsi="Times New Roman" w:cs="Times New Roman"/>
                <w:sz w:val="24"/>
                <w:szCs w:val="24"/>
              </w:rPr>
              <w:t>23-agosto-2015</w:t>
            </w:r>
          </w:p>
        </w:tc>
        <w:tc>
          <w:tcPr>
            <w:tcW w:w="2181" w:type="dxa"/>
            <w:shd w:val="clear" w:color="auto" w:fill="DBE5F1"/>
          </w:tcPr>
          <w:p w:rsidR="00613946" w:rsidRPr="0051289B" w:rsidRDefault="00613946" w:rsidP="00D02FB1">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Fecha de última modificación:</w:t>
            </w:r>
          </w:p>
        </w:tc>
        <w:tc>
          <w:tcPr>
            <w:tcW w:w="2676" w:type="dxa"/>
          </w:tcPr>
          <w:p w:rsidR="00613946" w:rsidRPr="0051289B" w:rsidRDefault="00613946" w:rsidP="00D02FB1">
            <w:pPr>
              <w:contextualSpacing/>
              <w:rPr>
                <w:rFonts w:ascii="Times New Roman" w:hAnsi="Times New Roman" w:cs="Times New Roman"/>
                <w:sz w:val="24"/>
                <w:szCs w:val="24"/>
              </w:rPr>
            </w:pPr>
            <w:r>
              <w:rPr>
                <w:rFonts w:ascii="Times New Roman" w:hAnsi="Times New Roman" w:cs="Times New Roman"/>
                <w:sz w:val="24"/>
                <w:szCs w:val="24"/>
              </w:rPr>
              <w:t>23-agosto- 2015</w:t>
            </w:r>
          </w:p>
        </w:tc>
      </w:tr>
      <w:tr w:rsidR="00613946" w:rsidRPr="0051289B" w:rsidTr="00D02FB1">
        <w:trPr>
          <w:trHeight w:val="281"/>
        </w:trPr>
        <w:tc>
          <w:tcPr>
            <w:tcW w:w="2253" w:type="dxa"/>
            <w:shd w:val="clear" w:color="auto" w:fill="DBE5F1"/>
          </w:tcPr>
          <w:p w:rsidR="00613946" w:rsidRPr="0051289B" w:rsidRDefault="00613946"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Primarios:</w:t>
            </w:r>
          </w:p>
        </w:tc>
        <w:tc>
          <w:tcPr>
            <w:tcW w:w="7038" w:type="dxa"/>
            <w:gridSpan w:val="3"/>
          </w:tcPr>
          <w:p w:rsidR="00613946" w:rsidRPr="0051289B" w:rsidRDefault="00613946" w:rsidP="00D02FB1">
            <w:pPr>
              <w:contextualSpacing/>
              <w:rPr>
                <w:rFonts w:ascii="Times New Roman" w:hAnsi="Times New Roman" w:cs="Times New Roman"/>
                <w:sz w:val="24"/>
                <w:szCs w:val="24"/>
              </w:rPr>
            </w:pPr>
            <w:r>
              <w:rPr>
                <w:rFonts w:ascii="Times New Roman" w:hAnsi="Times New Roman" w:cs="Times New Roman"/>
                <w:sz w:val="24"/>
                <w:szCs w:val="24"/>
              </w:rPr>
              <w:t>Almacenero</w:t>
            </w:r>
          </w:p>
        </w:tc>
      </w:tr>
      <w:tr w:rsidR="00613946" w:rsidRPr="0051289B" w:rsidTr="00D02FB1">
        <w:trPr>
          <w:trHeight w:val="592"/>
        </w:trPr>
        <w:tc>
          <w:tcPr>
            <w:tcW w:w="2253" w:type="dxa"/>
            <w:shd w:val="clear" w:color="auto" w:fill="DBE5F1"/>
          </w:tcPr>
          <w:p w:rsidR="00613946" w:rsidRPr="0051289B" w:rsidRDefault="00613946"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secundarios:</w:t>
            </w:r>
          </w:p>
        </w:tc>
        <w:tc>
          <w:tcPr>
            <w:tcW w:w="7038" w:type="dxa"/>
            <w:gridSpan w:val="3"/>
          </w:tcPr>
          <w:p w:rsidR="00613946" w:rsidRPr="0051289B" w:rsidRDefault="00613946" w:rsidP="00D02FB1">
            <w:pPr>
              <w:contextualSpacing/>
              <w:rPr>
                <w:rFonts w:ascii="Times New Roman" w:hAnsi="Times New Roman" w:cs="Times New Roman"/>
                <w:sz w:val="24"/>
                <w:szCs w:val="24"/>
              </w:rPr>
            </w:pPr>
          </w:p>
        </w:tc>
      </w:tr>
      <w:tr w:rsidR="00613946" w:rsidRPr="0051289B" w:rsidTr="00D02FB1">
        <w:trPr>
          <w:trHeight w:val="1170"/>
        </w:trPr>
        <w:tc>
          <w:tcPr>
            <w:tcW w:w="2253" w:type="dxa"/>
            <w:shd w:val="clear" w:color="auto" w:fill="DBE5F1"/>
          </w:tcPr>
          <w:p w:rsidR="00613946" w:rsidRPr="0051289B" w:rsidRDefault="00613946"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Descripción:</w:t>
            </w:r>
          </w:p>
        </w:tc>
        <w:tc>
          <w:tcPr>
            <w:tcW w:w="7038" w:type="dxa"/>
            <w:gridSpan w:val="3"/>
          </w:tcPr>
          <w:p w:rsidR="00613946" w:rsidRDefault="00613946" w:rsidP="00613946">
            <w:pPr>
              <w:contextualSpacing/>
              <w:rPr>
                <w:rFonts w:ascii="Times New Roman" w:hAnsi="Times New Roman" w:cs="Times New Roman"/>
                <w:sz w:val="24"/>
                <w:szCs w:val="24"/>
              </w:rPr>
            </w:pPr>
            <w:r>
              <w:rPr>
                <w:rFonts w:ascii="Times New Roman" w:hAnsi="Times New Roman" w:cs="Times New Roman"/>
                <w:sz w:val="24"/>
                <w:szCs w:val="24"/>
              </w:rPr>
              <w:t xml:space="preserve">Permite crear un una actividad improductiva donde ingresamos los datos correspondiente al código de actividad, y una pequeña descripción. </w:t>
            </w:r>
          </w:p>
          <w:p w:rsidR="00613946" w:rsidRPr="0051289B" w:rsidRDefault="00613946" w:rsidP="00613946">
            <w:pPr>
              <w:contextualSpacing/>
              <w:rPr>
                <w:rFonts w:ascii="Times New Roman" w:hAnsi="Times New Roman" w:cs="Times New Roman"/>
                <w:sz w:val="24"/>
                <w:szCs w:val="24"/>
              </w:rPr>
            </w:pPr>
            <w:r>
              <w:rPr>
                <w:rFonts w:ascii="Times New Roman" w:hAnsi="Times New Roman" w:cs="Times New Roman"/>
                <w:sz w:val="24"/>
                <w:szCs w:val="24"/>
              </w:rPr>
              <w:t>Además podemos modificar y eliminar, buscar un registro ya creado anteriormente.</w:t>
            </w:r>
          </w:p>
        </w:tc>
      </w:tr>
      <w:tr w:rsidR="00613946" w:rsidRPr="0051289B" w:rsidTr="00613946">
        <w:trPr>
          <w:trHeight w:val="601"/>
        </w:trPr>
        <w:tc>
          <w:tcPr>
            <w:tcW w:w="2253" w:type="dxa"/>
            <w:shd w:val="clear" w:color="auto" w:fill="DBE5F1"/>
          </w:tcPr>
          <w:p w:rsidR="00613946" w:rsidRPr="0051289B" w:rsidRDefault="00613946"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Precondiciones:</w:t>
            </w:r>
          </w:p>
        </w:tc>
        <w:tc>
          <w:tcPr>
            <w:tcW w:w="7038" w:type="dxa"/>
            <w:gridSpan w:val="3"/>
          </w:tcPr>
          <w:p w:rsidR="00613946" w:rsidRPr="0051289B" w:rsidRDefault="00613946"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almacenero debe de estar conectado al sistema</w:t>
            </w:r>
            <w:r w:rsidRPr="0051289B">
              <w:rPr>
                <w:rFonts w:ascii="Times New Roman" w:hAnsi="Times New Roman" w:cs="Times New Roman"/>
                <w:sz w:val="24"/>
                <w:szCs w:val="24"/>
              </w:rPr>
              <w:t>.</w:t>
            </w:r>
          </w:p>
          <w:p w:rsidR="00613946" w:rsidRPr="00613946" w:rsidRDefault="00613946" w:rsidP="00666F46">
            <w:pPr>
              <w:pStyle w:val="Prrafodelista"/>
              <w:numPr>
                <w:ilvl w:val="0"/>
                <w:numId w:val="15"/>
              </w:numPr>
              <w:spacing w:after="0" w:line="240" w:lineRule="auto"/>
            </w:pPr>
            <w:r>
              <w:rPr>
                <w:rFonts w:ascii="Times New Roman" w:hAnsi="Times New Roman" w:cs="Times New Roman"/>
                <w:sz w:val="24"/>
                <w:szCs w:val="24"/>
              </w:rPr>
              <w:t>Debe de tenerse creada y activada una gestión.</w:t>
            </w:r>
          </w:p>
        </w:tc>
      </w:tr>
      <w:tr w:rsidR="00613946" w:rsidRPr="0051289B" w:rsidTr="00D02FB1">
        <w:trPr>
          <w:trHeight w:val="548"/>
        </w:trPr>
        <w:tc>
          <w:tcPr>
            <w:tcW w:w="2253" w:type="dxa"/>
            <w:shd w:val="clear" w:color="auto" w:fill="DBE5F1"/>
          </w:tcPr>
          <w:p w:rsidR="00613946" w:rsidRPr="0051289B" w:rsidRDefault="00613946"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Postcondiciones:</w:t>
            </w:r>
          </w:p>
        </w:tc>
        <w:tc>
          <w:tcPr>
            <w:tcW w:w="7038" w:type="dxa"/>
            <w:gridSpan w:val="3"/>
          </w:tcPr>
          <w:p w:rsidR="00613946" w:rsidRPr="00613946" w:rsidRDefault="00613946" w:rsidP="00613946">
            <w:pPr>
              <w:spacing w:after="0" w:line="240" w:lineRule="auto"/>
              <w:rPr>
                <w:rFonts w:ascii="Times New Roman" w:hAnsi="Times New Roman" w:cs="Times New Roman"/>
                <w:sz w:val="24"/>
                <w:szCs w:val="24"/>
              </w:rPr>
            </w:pPr>
          </w:p>
        </w:tc>
      </w:tr>
      <w:tr w:rsidR="00613946" w:rsidRPr="0051289B" w:rsidTr="00D02FB1">
        <w:trPr>
          <w:trHeight w:val="548"/>
        </w:trPr>
        <w:tc>
          <w:tcPr>
            <w:tcW w:w="2253" w:type="dxa"/>
            <w:shd w:val="clear" w:color="auto" w:fill="DBE5F1"/>
          </w:tcPr>
          <w:p w:rsidR="00613946" w:rsidRPr="0051289B" w:rsidRDefault="00613946"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Flujo Principal:</w:t>
            </w:r>
          </w:p>
        </w:tc>
        <w:tc>
          <w:tcPr>
            <w:tcW w:w="7038" w:type="dxa"/>
            <w:gridSpan w:val="3"/>
          </w:tcPr>
          <w:p w:rsidR="00613946" w:rsidRPr="0051289B" w:rsidRDefault="00613946" w:rsidP="00666F46">
            <w:pPr>
              <w:pStyle w:val="Prrafodelista"/>
              <w:numPr>
                <w:ilvl w:val="0"/>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caso de uso inicia cuando el </w:t>
            </w:r>
            <w:r>
              <w:rPr>
                <w:rFonts w:ascii="Times New Roman" w:hAnsi="Times New Roman" w:cs="Times New Roman"/>
                <w:sz w:val="24"/>
                <w:szCs w:val="24"/>
              </w:rPr>
              <w:t>almacenero</w:t>
            </w:r>
            <w:r w:rsidRPr="0051289B">
              <w:rPr>
                <w:rFonts w:ascii="Times New Roman" w:hAnsi="Times New Roman" w:cs="Times New Roman"/>
                <w:sz w:val="24"/>
                <w:szCs w:val="24"/>
              </w:rPr>
              <w:t xml:space="preserve"> </w:t>
            </w:r>
            <w:r>
              <w:rPr>
                <w:rFonts w:ascii="Times New Roman" w:hAnsi="Times New Roman" w:cs="Times New Roman"/>
                <w:sz w:val="24"/>
                <w:szCs w:val="24"/>
              </w:rPr>
              <w:t>elige en el menú de la interfaz de usuario “Gestionar actividad improductiva”.</w:t>
            </w:r>
          </w:p>
          <w:p w:rsidR="00B24501" w:rsidRDefault="00613946" w:rsidP="00666F46">
            <w:pPr>
              <w:pStyle w:val="Prrafodelista"/>
              <w:numPr>
                <w:ilvl w:val="0"/>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w:t>
            </w:r>
            <w:r>
              <w:rPr>
                <w:rFonts w:ascii="Times New Roman" w:hAnsi="Times New Roman" w:cs="Times New Roman"/>
                <w:sz w:val="24"/>
                <w:szCs w:val="24"/>
              </w:rPr>
              <w:t>mostrará</w:t>
            </w:r>
            <w:r w:rsidRPr="0051289B">
              <w:rPr>
                <w:rFonts w:ascii="Times New Roman" w:hAnsi="Times New Roman" w:cs="Times New Roman"/>
                <w:sz w:val="24"/>
                <w:szCs w:val="24"/>
              </w:rPr>
              <w:t xml:space="preserve"> la interfaz </w:t>
            </w:r>
            <w:r>
              <w:rPr>
                <w:rFonts w:ascii="Times New Roman" w:hAnsi="Times New Roman" w:cs="Times New Roman"/>
                <w:sz w:val="24"/>
                <w:szCs w:val="24"/>
              </w:rPr>
              <w:t>(fig. 3.3.4.1) que consta de una</w:t>
            </w:r>
            <w:r w:rsidRPr="0051289B">
              <w:rPr>
                <w:rFonts w:ascii="Times New Roman" w:hAnsi="Times New Roman" w:cs="Times New Roman"/>
                <w:sz w:val="24"/>
                <w:szCs w:val="24"/>
              </w:rPr>
              <w:t xml:space="preserve"> lista paginada de </w:t>
            </w:r>
            <w:r>
              <w:rPr>
                <w:rFonts w:ascii="Times New Roman" w:hAnsi="Times New Roman" w:cs="Times New Roman"/>
                <w:sz w:val="24"/>
                <w:szCs w:val="24"/>
              </w:rPr>
              <w:t>las actividades improductivas disponibles, mostrando</w:t>
            </w:r>
            <w:r w:rsidRPr="0051289B">
              <w:rPr>
                <w:rFonts w:ascii="Times New Roman" w:hAnsi="Times New Roman" w:cs="Times New Roman"/>
                <w:sz w:val="24"/>
                <w:szCs w:val="24"/>
              </w:rPr>
              <w:t xml:space="preserve"> los campos: </w:t>
            </w:r>
            <w:r w:rsidR="00B24501">
              <w:rPr>
                <w:rFonts w:ascii="Times New Roman" w:hAnsi="Times New Roman" w:cs="Times New Roman"/>
                <w:sz w:val="24"/>
                <w:szCs w:val="24"/>
              </w:rPr>
              <w:t>código y descripción de la actividad improductiva.</w:t>
            </w:r>
            <w:r w:rsidRPr="0051289B">
              <w:rPr>
                <w:rFonts w:ascii="Times New Roman" w:hAnsi="Times New Roman" w:cs="Times New Roman"/>
                <w:sz w:val="24"/>
                <w:szCs w:val="24"/>
              </w:rPr>
              <w:t xml:space="preserve"> con la</w:t>
            </w:r>
            <w:r>
              <w:rPr>
                <w:rFonts w:ascii="Times New Roman" w:hAnsi="Times New Roman" w:cs="Times New Roman"/>
                <w:sz w:val="24"/>
                <w:szCs w:val="24"/>
              </w:rPr>
              <w:t>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w:t>
            </w:r>
            <w:r>
              <w:rPr>
                <w:rFonts w:ascii="Times New Roman" w:hAnsi="Times New Roman" w:cs="Times New Roman"/>
                <w:sz w:val="24"/>
                <w:szCs w:val="24"/>
              </w:rPr>
              <w:t xml:space="preserve">modificar, eliminar por cada </w:t>
            </w:r>
            <w:r w:rsidR="00B24501">
              <w:rPr>
                <w:rFonts w:ascii="Times New Roman" w:hAnsi="Times New Roman" w:cs="Times New Roman"/>
                <w:sz w:val="24"/>
                <w:szCs w:val="24"/>
              </w:rPr>
              <w:t>actividad</w:t>
            </w:r>
            <w:r>
              <w:rPr>
                <w:rFonts w:ascii="Times New Roman" w:hAnsi="Times New Roman" w:cs="Times New Roman"/>
                <w:sz w:val="24"/>
                <w:szCs w:val="24"/>
              </w:rPr>
              <w:t xml:space="preserve"> en la lista desplegada</w:t>
            </w:r>
            <w:r w:rsidRPr="0051289B">
              <w:rPr>
                <w:rFonts w:ascii="Times New Roman" w:hAnsi="Times New Roman" w:cs="Times New Roman"/>
                <w:sz w:val="24"/>
                <w:szCs w:val="24"/>
              </w:rPr>
              <w:t xml:space="preserve">. </w:t>
            </w:r>
          </w:p>
          <w:p w:rsidR="00613946" w:rsidRPr="0051289B" w:rsidRDefault="00613946" w:rsidP="00B24501">
            <w:pPr>
              <w:pStyle w:val="Prrafodelista"/>
              <w:spacing w:after="0" w:line="240" w:lineRule="auto"/>
              <w:ind w:left="360"/>
              <w:rPr>
                <w:rFonts w:ascii="Times New Roman" w:hAnsi="Times New Roman" w:cs="Times New Roman"/>
                <w:sz w:val="24"/>
                <w:szCs w:val="24"/>
              </w:rPr>
            </w:pPr>
            <w:r w:rsidRPr="0051289B">
              <w:rPr>
                <w:rFonts w:ascii="Times New Roman" w:hAnsi="Times New Roman" w:cs="Times New Roman"/>
                <w:sz w:val="24"/>
                <w:szCs w:val="24"/>
              </w:rPr>
              <w:t xml:space="preserve">Además despliega las opciones </w:t>
            </w:r>
            <w:r>
              <w:rPr>
                <w:rFonts w:ascii="Times New Roman" w:hAnsi="Times New Roman" w:cs="Times New Roman"/>
                <w:sz w:val="24"/>
                <w:szCs w:val="24"/>
              </w:rPr>
              <w:t>de búsqueda avanzada y nuev</w:t>
            </w:r>
            <w:r w:rsidR="00B24501">
              <w:rPr>
                <w:rFonts w:ascii="Times New Roman" w:hAnsi="Times New Roman" w:cs="Times New Roman"/>
                <w:sz w:val="24"/>
                <w:szCs w:val="24"/>
              </w:rPr>
              <w:t>a actividad improductiva</w:t>
            </w:r>
            <w:r>
              <w:rPr>
                <w:rFonts w:ascii="Times New Roman" w:hAnsi="Times New Roman" w:cs="Times New Roman"/>
                <w:sz w:val="24"/>
                <w:szCs w:val="24"/>
              </w:rPr>
              <w:t>.</w:t>
            </w:r>
          </w:p>
          <w:p w:rsidR="00613946" w:rsidRPr="0051289B" w:rsidRDefault="00613946" w:rsidP="00666F46">
            <w:pPr>
              <w:pStyle w:val="Prrafodelista"/>
              <w:numPr>
                <w:ilvl w:val="0"/>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almacenero</w:t>
            </w:r>
            <w:r w:rsidRPr="0051289B">
              <w:rPr>
                <w:rFonts w:ascii="Times New Roman" w:hAnsi="Times New Roman" w:cs="Times New Roman"/>
                <w:sz w:val="24"/>
                <w:szCs w:val="24"/>
              </w:rPr>
              <w:t xml:space="preserve"> elige un</w:t>
            </w:r>
            <w:r>
              <w:rPr>
                <w:rFonts w:ascii="Times New Roman" w:hAnsi="Times New Roman" w:cs="Times New Roman"/>
                <w:sz w:val="24"/>
                <w:szCs w:val="24"/>
              </w:rPr>
              <w:t>a</w:t>
            </w:r>
            <w:r w:rsidRPr="0051289B">
              <w:rPr>
                <w:rFonts w:ascii="Times New Roman" w:hAnsi="Times New Roman" w:cs="Times New Roman"/>
                <w:sz w:val="24"/>
                <w:szCs w:val="24"/>
              </w:rPr>
              <w:t xml:space="preserve"> </w:t>
            </w:r>
            <w:r>
              <w:rPr>
                <w:rFonts w:ascii="Times New Roman" w:hAnsi="Times New Roman" w:cs="Times New Roman"/>
                <w:sz w:val="24"/>
                <w:szCs w:val="24"/>
              </w:rPr>
              <w:t>de las opciones</w:t>
            </w:r>
            <w:r w:rsidR="00B24501">
              <w:rPr>
                <w:rFonts w:ascii="Times New Roman" w:hAnsi="Times New Roman" w:cs="Times New Roman"/>
                <w:sz w:val="24"/>
                <w:szCs w:val="24"/>
              </w:rPr>
              <w:t xml:space="preserve"> de la actividad</w:t>
            </w:r>
            <w:r>
              <w:rPr>
                <w:rFonts w:ascii="Times New Roman" w:hAnsi="Times New Roman" w:cs="Times New Roman"/>
                <w:sz w:val="24"/>
                <w:szCs w:val="24"/>
              </w:rPr>
              <w:t>:</w:t>
            </w:r>
          </w:p>
          <w:p w:rsidR="00613946" w:rsidRPr="0051289B" w:rsidRDefault="00613946" w:rsidP="00666F46">
            <w:pPr>
              <w:pStyle w:val="Prrafodelista"/>
              <w:numPr>
                <w:ilvl w:val="1"/>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B24501">
              <w:rPr>
                <w:rFonts w:ascii="Times New Roman" w:hAnsi="Times New Roman" w:cs="Times New Roman"/>
                <w:sz w:val="24"/>
                <w:szCs w:val="24"/>
              </w:rPr>
              <w:t>almacenero</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 xml:space="preserve">modificar </w:t>
            </w:r>
            <w:r w:rsidR="00BE0C01">
              <w:rPr>
                <w:rFonts w:ascii="Times New Roman" w:hAnsi="Times New Roman" w:cs="Times New Roman"/>
                <w:sz w:val="24"/>
                <w:szCs w:val="24"/>
              </w:rPr>
              <w:t>una actividad</w:t>
            </w:r>
          </w:p>
          <w:p w:rsidR="00613946" w:rsidRDefault="00613946" w:rsidP="00666F46">
            <w:pPr>
              <w:pStyle w:val="Prrafodelista"/>
              <w:numPr>
                <w:ilvl w:val="2"/>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 la </w:t>
            </w:r>
            <w:r>
              <w:rPr>
                <w:rFonts w:ascii="Times New Roman" w:hAnsi="Times New Roman" w:cs="Times New Roman"/>
                <w:sz w:val="24"/>
                <w:szCs w:val="24"/>
              </w:rPr>
              <w:t>interfaz (fig.</w:t>
            </w:r>
            <w:r w:rsidR="00B24501">
              <w:rPr>
                <w:rFonts w:ascii="Times New Roman" w:hAnsi="Times New Roman" w:cs="Times New Roman"/>
                <w:sz w:val="24"/>
                <w:szCs w:val="24"/>
              </w:rPr>
              <w:t xml:space="preserve"> 3.3.4</w:t>
            </w:r>
            <w:r>
              <w:rPr>
                <w:rFonts w:ascii="Times New Roman" w:hAnsi="Times New Roman" w:cs="Times New Roman"/>
                <w:sz w:val="24"/>
                <w:szCs w:val="24"/>
              </w:rPr>
              <w:t xml:space="preserve">.2) </w:t>
            </w:r>
            <w:r w:rsidR="00B24501">
              <w:rPr>
                <w:rFonts w:ascii="Times New Roman" w:hAnsi="Times New Roman" w:cs="Times New Roman"/>
                <w:sz w:val="24"/>
                <w:szCs w:val="24"/>
              </w:rPr>
              <w:t>de edición de datos de la actividad,</w:t>
            </w:r>
            <w:r>
              <w:rPr>
                <w:rFonts w:ascii="Times New Roman" w:hAnsi="Times New Roman" w:cs="Times New Roman"/>
                <w:sz w:val="24"/>
                <w:szCs w:val="24"/>
              </w:rPr>
              <w:t xml:space="preserve"> mostrando</w:t>
            </w:r>
            <w:r w:rsidRPr="0051289B">
              <w:rPr>
                <w:rFonts w:ascii="Times New Roman" w:hAnsi="Times New Roman" w:cs="Times New Roman"/>
                <w:sz w:val="24"/>
                <w:szCs w:val="24"/>
              </w:rPr>
              <w:t xml:space="preserve"> los campos: </w:t>
            </w:r>
            <w:r w:rsidR="00B24501">
              <w:rPr>
                <w:rFonts w:ascii="Times New Roman" w:hAnsi="Times New Roman" w:cs="Times New Roman"/>
                <w:sz w:val="24"/>
                <w:szCs w:val="24"/>
              </w:rPr>
              <w:t>código y descripción de la actividad</w:t>
            </w:r>
            <w:r w:rsidRPr="0051289B">
              <w:rPr>
                <w:rFonts w:ascii="Times New Roman" w:hAnsi="Times New Roman" w:cs="Times New Roman"/>
                <w:sz w:val="24"/>
                <w:szCs w:val="24"/>
              </w:rPr>
              <w:t xml:space="preserve">. </w:t>
            </w:r>
          </w:p>
          <w:p w:rsidR="00613946" w:rsidRPr="0051289B" w:rsidRDefault="00613946" w:rsidP="00D02FB1">
            <w:pPr>
              <w:pStyle w:val="Prrafodelista"/>
              <w:spacing w:after="0" w:line="240" w:lineRule="auto"/>
              <w:ind w:left="1224"/>
              <w:rPr>
                <w:rFonts w:ascii="Times New Roman" w:hAnsi="Times New Roman" w:cs="Times New Roman"/>
                <w:sz w:val="24"/>
                <w:szCs w:val="24"/>
              </w:rPr>
            </w:pPr>
            <w:r>
              <w:rPr>
                <w:rFonts w:ascii="Times New Roman" w:hAnsi="Times New Roman" w:cs="Times New Roman"/>
                <w:sz w:val="24"/>
                <w:szCs w:val="24"/>
              </w:rPr>
              <w:t>Además las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grabar o retornar.</w:t>
            </w:r>
          </w:p>
          <w:p w:rsidR="00613946" w:rsidRPr="0051289B" w:rsidRDefault="00613946" w:rsidP="00666F46">
            <w:pPr>
              <w:pStyle w:val="Prrafodelista"/>
              <w:numPr>
                <w:ilvl w:val="2"/>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lastRenderedPageBreak/>
              <w:t xml:space="preserve">El </w:t>
            </w:r>
            <w:r w:rsidR="00B24501">
              <w:rPr>
                <w:rFonts w:ascii="Times New Roman" w:hAnsi="Times New Roman" w:cs="Times New Roman"/>
                <w:sz w:val="24"/>
                <w:szCs w:val="24"/>
              </w:rPr>
              <w:t>almacenero</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edita </w:t>
            </w:r>
            <w:r w:rsidRPr="0051289B">
              <w:rPr>
                <w:rFonts w:ascii="Times New Roman" w:hAnsi="Times New Roman" w:cs="Times New Roman"/>
                <w:sz w:val="24"/>
                <w:szCs w:val="24"/>
              </w:rPr>
              <w:t>cualquiera de los campos listados como editables.</w:t>
            </w:r>
          </w:p>
          <w:p w:rsidR="00613946" w:rsidRPr="0051289B" w:rsidRDefault="00613946" w:rsidP="00666F46">
            <w:pPr>
              <w:pStyle w:val="Prrafodelista"/>
              <w:numPr>
                <w:ilvl w:val="2"/>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sidR="00B24501">
              <w:rPr>
                <w:rFonts w:ascii="Times New Roman" w:hAnsi="Times New Roman" w:cs="Times New Roman"/>
                <w:sz w:val="24"/>
                <w:szCs w:val="24"/>
              </w:rPr>
              <w:t>almacenero</w:t>
            </w:r>
            <w:r>
              <w:rPr>
                <w:rFonts w:ascii="Times New Roman" w:hAnsi="Times New Roman" w:cs="Times New Roman"/>
                <w:sz w:val="24"/>
                <w:szCs w:val="24"/>
              </w:rPr>
              <w:t xml:space="preserve"> elige la opción de </w:t>
            </w:r>
            <w:r w:rsidRPr="0051289B">
              <w:rPr>
                <w:rFonts w:ascii="Times New Roman" w:hAnsi="Times New Roman" w:cs="Times New Roman"/>
                <w:sz w:val="24"/>
                <w:szCs w:val="24"/>
              </w:rPr>
              <w:t>grabar.</w:t>
            </w:r>
          </w:p>
          <w:p w:rsidR="00613946" w:rsidRPr="0051289B" w:rsidRDefault="00613946" w:rsidP="00666F46">
            <w:pPr>
              <w:pStyle w:val="Prrafodelista"/>
              <w:numPr>
                <w:ilvl w:val="2"/>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verifica la validez de los datos a grabar.</w:t>
            </w:r>
          </w:p>
          <w:p w:rsidR="00613946" w:rsidRPr="0051289B" w:rsidRDefault="00613946" w:rsidP="00666F46">
            <w:pPr>
              <w:pStyle w:val="Prrafodelista"/>
              <w:numPr>
                <w:ilvl w:val="2"/>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graba en la base de datos los datos modificados e informa al </w:t>
            </w:r>
            <w:r>
              <w:rPr>
                <w:rFonts w:ascii="Times New Roman" w:hAnsi="Times New Roman" w:cs="Times New Roman"/>
                <w:sz w:val="24"/>
                <w:szCs w:val="24"/>
              </w:rPr>
              <w:t>almacenero</w:t>
            </w:r>
            <w:r w:rsidRPr="0051289B">
              <w:rPr>
                <w:rFonts w:ascii="Times New Roman" w:hAnsi="Times New Roman" w:cs="Times New Roman"/>
                <w:sz w:val="24"/>
                <w:szCs w:val="24"/>
              </w:rPr>
              <w:t xml:space="preserve"> que la operación se realizó exitosamente</w:t>
            </w:r>
            <w:r>
              <w:rPr>
                <w:rFonts w:ascii="Times New Roman" w:hAnsi="Times New Roman" w:cs="Times New Roman"/>
                <w:sz w:val="24"/>
                <w:szCs w:val="24"/>
              </w:rPr>
              <w:t xml:space="preserve"> mediante un mensaje</w:t>
            </w:r>
            <w:r w:rsidRPr="0051289B">
              <w:rPr>
                <w:rFonts w:ascii="Times New Roman" w:hAnsi="Times New Roman" w:cs="Times New Roman"/>
                <w:sz w:val="24"/>
                <w:szCs w:val="24"/>
              </w:rPr>
              <w:t>.</w:t>
            </w:r>
            <w:r>
              <w:rPr>
                <w:rFonts w:ascii="Times New Roman" w:hAnsi="Times New Roman" w:cs="Times New Roman"/>
                <w:sz w:val="24"/>
                <w:szCs w:val="24"/>
              </w:rPr>
              <w:t xml:space="preserve"> Y visualizando en detalle to</w:t>
            </w:r>
            <w:r w:rsidR="00B24501">
              <w:rPr>
                <w:rFonts w:ascii="Times New Roman" w:hAnsi="Times New Roman" w:cs="Times New Roman"/>
                <w:sz w:val="24"/>
                <w:szCs w:val="24"/>
              </w:rPr>
              <w:t>dos los campos actualizados de la actividad improductiva</w:t>
            </w:r>
            <w:r>
              <w:rPr>
                <w:rFonts w:ascii="Times New Roman" w:hAnsi="Times New Roman" w:cs="Times New Roman"/>
                <w:sz w:val="24"/>
                <w:szCs w:val="24"/>
              </w:rPr>
              <w:t>.</w:t>
            </w:r>
          </w:p>
          <w:p w:rsidR="00613946" w:rsidRPr="0051289B" w:rsidRDefault="00613946" w:rsidP="00666F46">
            <w:pPr>
              <w:pStyle w:val="Prrafodelista"/>
              <w:numPr>
                <w:ilvl w:val="1"/>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almacenero</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eliminar</w:t>
            </w:r>
            <w:r>
              <w:rPr>
                <w:rFonts w:ascii="Times New Roman" w:hAnsi="Times New Roman" w:cs="Times New Roman"/>
                <w:sz w:val="24"/>
                <w:szCs w:val="24"/>
              </w:rPr>
              <w:t xml:space="preserve"> </w:t>
            </w:r>
            <w:r w:rsidR="00B24501">
              <w:rPr>
                <w:rFonts w:ascii="Times New Roman" w:hAnsi="Times New Roman" w:cs="Times New Roman"/>
                <w:sz w:val="24"/>
                <w:szCs w:val="24"/>
              </w:rPr>
              <w:t>actividad</w:t>
            </w:r>
          </w:p>
          <w:p w:rsidR="00613946" w:rsidRPr="0051289B" w:rsidRDefault="00613946" w:rsidP="00666F46">
            <w:pPr>
              <w:pStyle w:val="Prrafodelista"/>
              <w:numPr>
                <w:ilvl w:val="2"/>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pide confirmación al </w:t>
            </w:r>
            <w:r>
              <w:rPr>
                <w:rFonts w:ascii="Times New Roman" w:hAnsi="Times New Roman" w:cs="Times New Roman"/>
                <w:sz w:val="24"/>
                <w:szCs w:val="24"/>
              </w:rPr>
              <w:t>almacenero</w:t>
            </w:r>
          </w:p>
          <w:p w:rsidR="00613946" w:rsidRPr="0051289B" w:rsidRDefault="00613946" w:rsidP="00666F46">
            <w:pPr>
              <w:pStyle w:val="Prrafodelista"/>
              <w:numPr>
                <w:ilvl w:val="2"/>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almacenero</w:t>
            </w:r>
            <w:r w:rsidRPr="0051289B">
              <w:rPr>
                <w:rFonts w:ascii="Times New Roman" w:hAnsi="Times New Roman" w:cs="Times New Roman"/>
                <w:sz w:val="24"/>
                <w:szCs w:val="24"/>
              </w:rPr>
              <w:t xml:space="preserve"> confirma la eliminación</w:t>
            </w:r>
          </w:p>
          <w:p w:rsidR="00613946" w:rsidRPr="0051289B" w:rsidRDefault="00613946" w:rsidP="00666F46">
            <w:pPr>
              <w:pStyle w:val="Prrafodelista"/>
              <w:numPr>
                <w:ilvl w:val="3"/>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elimina </w:t>
            </w:r>
            <w:r w:rsidR="00B24501">
              <w:rPr>
                <w:rFonts w:ascii="Times New Roman" w:hAnsi="Times New Roman" w:cs="Times New Roman"/>
                <w:sz w:val="24"/>
                <w:szCs w:val="24"/>
              </w:rPr>
              <w:t>la actividad</w:t>
            </w:r>
          </w:p>
          <w:p w:rsidR="00613946" w:rsidRDefault="00613946" w:rsidP="00666F46">
            <w:pPr>
              <w:pStyle w:val="Prrafodelista"/>
              <w:numPr>
                <w:ilvl w:val="3"/>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visualiza el mensaje de que la eliminación fue exitosa.</w:t>
            </w:r>
          </w:p>
          <w:p w:rsidR="00613946" w:rsidRPr="0051289B" w:rsidRDefault="00613946" w:rsidP="00666F46">
            <w:pPr>
              <w:pStyle w:val="Prrafodelista"/>
              <w:numPr>
                <w:ilvl w:val="3"/>
                <w:numId w:val="39"/>
              </w:numPr>
              <w:spacing w:after="0" w:line="240" w:lineRule="auto"/>
              <w:rPr>
                <w:rFonts w:ascii="Times New Roman" w:hAnsi="Times New Roman" w:cs="Times New Roman"/>
                <w:sz w:val="24"/>
                <w:szCs w:val="24"/>
              </w:rPr>
            </w:pPr>
            <w:r>
              <w:rPr>
                <w:rFonts w:ascii="Times New Roman" w:hAnsi="Times New Roman" w:cs="Times New Roman"/>
                <w:sz w:val="24"/>
                <w:szCs w:val="24"/>
              </w:rPr>
              <w:t>El sistema actualiza sus datos de control interno.</w:t>
            </w:r>
          </w:p>
          <w:p w:rsidR="00613946" w:rsidRPr="0051289B" w:rsidRDefault="00613946" w:rsidP="00666F46">
            <w:pPr>
              <w:pStyle w:val="Prrafodelista"/>
              <w:numPr>
                <w:ilvl w:val="2"/>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Caso contrario</w:t>
            </w:r>
          </w:p>
          <w:p w:rsidR="00613946" w:rsidRPr="0051289B" w:rsidRDefault="00613946" w:rsidP="00666F46">
            <w:pPr>
              <w:pStyle w:val="Prrafodelista"/>
              <w:numPr>
                <w:ilvl w:val="3"/>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retorna a la vista </w:t>
            </w:r>
            <w:r>
              <w:rPr>
                <w:rFonts w:ascii="Times New Roman" w:hAnsi="Times New Roman" w:cs="Times New Roman"/>
                <w:sz w:val="24"/>
                <w:szCs w:val="24"/>
              </w:rPr>
              <w:t>de listado de equipo (fig.</w:t>
            </w:r>
            <w:r w:rsidR="00F24373">
              <w:rPr>
                <w:rFonts w:ascii="Times New Roman" w:hAnsi="Times New Roman" w:cs="Times New Roman"/>
                <w:sz w:val="24"/>
                <w:szCs w:val="24"/>
              </w:rPr>
              <w:t xml:space="preserve"> 3.3.4</w:t>
            </w:r>
            <w:r>
              <w:rPr>
                <w:rFonts w:ascii="Times New Roman" w:hAnsi="Times New Roman" w:cs="Times New Roman"/>
                <w:sz w:val="24"/>
                <w:szCs w:val="24"/>
              </w:rPr>
              <w:t>.1)</w:t>
            </w:r>
            <w:r w:rsidRPr="0051289B">
              <w:rPr>
                <w:rFonts w:ascii="Times New Roman" w:hAnsi="Times New Roman" w:cs="Times New Roman"/>
                <w:sz w:val="24"/>
                <w:szCs w:val="24"/>
              </w:rPr>
              <w:t>.</w:t>
            </w:r>
          </w:p>
          <w:p w:rsidR="00613946" w:rsidRDefault="00613946" w:rsidP="00666F46">
            <w:pPr>
              <w:pStyle w:val="Prrafodelista"/>
              <w:numPr>
                <w:ilvl w:val="1"/>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almacenero</w:t>
            </w:r>
            <w:r w:rsidRPr="0051289B">
              <w:rPr>
                <w:rFonts w:ascii="Times New Roman" w:hAnsi="Times New Roman" w:cs="Times New Roman"/>
                <w:sz w:val="24"/>
                <w:szCs w:val="24"/>
              </w:rPr>
              <w:t xml:space="preserve"> elige realizar una búsqueda avanzada</w:t>
            </w:r>
          </w:p>
          <w:p w:rsidR="00613946" w:rsidRDefault="00613946" w:rsidP="00D02FB1">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3.3.1. Introduce en el campo de búsqueda su criterio a buscar.</w:t>
            </w:r>
          </w:p>
          <w:p w:rsidR="00613946" w:rsidRPr="0051289B" w:rsidRDefault="00613946" w:rsidP="00D02FB1">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 xml:space="preserve">3.3.2. Se desplegará en la lista de </w:t>
            </w:r>
            <w:r w:rsidR="00F24373">
              <w:rPr>
                <w:rFonts w:ascii="Times New Roman" w:hAnsi="Times New Roman" w:cs="Times New Roman"/>
                <w:sz w:val="24"/>
                <w:szCs w:val="24"/>
              </w:rPr>
              <w:t>actividades solo aquella</w:t>
            </w:r>
            <w:r>
              <w:rPr>
                <w:rFonts w:ascii="Times New Roman" w:hAnsi="Times New Roman" w:cs="Times New Roman"/>
                <w:sz w:val="24"/>
                <w:szCs w:val="24"/>
              </w:rPr>
              <w:t>s que cumplan el criterio de búsqueda.</w:t>
            </w:r>
          </w:p>
          <w:p w:rsidR="00613946" w:rsidRPr="00501BF3" w:rsidRDefault="00613946" w:rsidP="00666F46">
            <w:pPr>
              <w:pStyle w:val="Prrafodelista"/>
              <w:numPr>
                <w:ilvl w:val="0"/>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almacenero</w:t>
            </w:r>
            <w:r w:rsidRPr="0051289B">
              <w:rPr>
                <w:rFonts w:ascii="Times New Roman" w:hAnsi="Times New Roman" w:cs="Times New Roman"/>
                <w:sz w:val="24"/>
                <w:szCs w:val="24"/>
              </w:rPr>
              <w:t xml:space="preserve"> elige </w:t>
            </w:r>
            <w:r w:rsidR="00F24373">
              <w:rPr>
                <w:rFonts w:ascii="Times New Roman" w:hAnsi="Times New Roman" w:cs="Times New Roman"/>
                <w:sz w:val="24"/>
                <w:szCs w:val="24"/>
              </w:rPr>
              <w:t>Nueva actividad</w:t>
            </w:r>
          </w:p>
          <w:p w:rsidR="00613946" w:rsidRDefault="00613946" w:rsidP="00666F46">
            <w:pPr>
              <w:pStyle w:val="Prrafodelista"/>
              <w:numPr>
                <w:ilvl w:val="0"/>
                <w:numId w:val="40"/>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07F3A">
              <w:rPr>
                <w:rFonts w:ascii="Times New Roman" w:hAnsi="Times New Roman" w:cs="Times New Roman"/>
                <w:sz w:val="24"/>
                <w:szCs w:val="24"/>
              </w:rPr>
              <w:t xml:space="preserve">El sistema visualiza la </w:t>
            </w:r>
            <w:r>
              <w:rPr>
                <w:rFonts w:ascii="Times New Roman" w:hAnsi="Times New Roman" w:cs="Times New Roman"/>
                <w:sz w:val="24"/>
                <w:szCs w:val="24"/>
              </w:rPr>
              <w:t>interfaz (fig. 3.3.</w:t>
            </w:r>
            <w:r w:rsidR="00F24373">
              <w:rPr>
                <w:rFonts w:ascii="Times New Roman" w:hAnsi="Times New Roman" w:cs="Times New Roman"/>
                <w:sz w:val="24"/>
                <w:szCs w:val="24"/>
              </w:rPr>
              <w:t>4</w:t>
            </w:r>
            <w:r>
              <w:rPr>
                <w:rFonts w:ascii="Times New Roman" w:hAnsi="Times New Roman" w:cs="Times New Roman"/>
                <w:sz w:val="24"/>
                <w:szCs w:val="24"/>
              </w:rPr>
              <w:t xml:space="preserve">.2) </w:t>
            </w:r>
            <w:r w:rsidR="00F24373">
              <w:rPr>
                <w:rFonts w:ascii="Times New Roman" w:hAnsi="Times New Roman" w:cs="Times New Roman"/>
                <w:sz w:val="24"/>
                <w:szCs w:val="24"/>
              </w:rPr>
              <w:t>para ingresar los</w:t>
            </w:r>
            <w:r>
              <w:rPr>
                <w:rFonts w:ascii="Times New Roman" w:hAnsi="Times New Roman" w:cs="Times New Roman"/>
                <w:sz w:val="24"/>
                <w:szCs w:val="24"/>
              </w:rPr>
              <w:t xml:space="preserve"> </w:t>
            </w:r>
            <w:r w:rsidR="00F24373">
              <w:rPr>
                <w:rFonts w:ascii="Times New Roman" w:hAnsi="Times New Roman" w:cs="Times New Roman"/>
                <w:sz w:val="24"/>
                <w:szCs w:val="24"/>
              </w:rPr>
              <w:t>datos de la actividad</w:t>
            </w:r>
            <w:r w:rsidRPr="00E07F3A">
              <w:rPr>
                <w:rFonts w:ascii="Times New Roman" w:hAnsi="Times New Roman" w:cs="Times New Roman"/>
                <w:sz w:val="24"/>
                <w:szCs w:val="24"/>
              </w:rPr>
              <w:t xml:space="preserve"> </w:t>
            </w:r>
            <w:r>
              <w:rPr>
                <w:rFonts w:ascii="Times New Roman" w:hAnsi="Times New Roman" w:cs="Times New Roman"/>
                <w:sz w:val="24"/>
                <w:szCs w:val="24"/>
              </w:rPr>
              <w:t>como</w:t>
            </w:r>
            <w:r w:rsidRPr="00E07F3A">
              <w:rPr>
                <w:rFonts w:ascii="Times New Roman" w:hAnsi="Times New Roman" w:cs="Times New Roman"/>
                <w:sz w:val="24"/>
                <w:szCs w:val="24"/>
              </w:rPr>
              <w:t xml:space="preserve"> </w:t>
            </w:r>
            <w:r w:rsidR="00F24373">
              <w:rPr>
                <w:rFonts w:ascii="Times New Roman" w:hAnsi="Times New Roman" w:cs="Times New Roman"/>
                <w:sz w:val="24"/>
                <w:szCs w:val="24"/>
              </w:rPr>
              <w:t>el código y descripción.</w:t>
            </w:r>
          </w:p>
          <w:p w:rsidR="00613946" w:rsidRDefault="00613946" w:rsidP="00D02FB1">
            <w:pPr>
              <w:pStyle w:val="Prrafodelista"/>
              <w:spacing w:after="0" w:line="240" w:lineRule="auto"/>
              <w:rPr>
                <w:rFonts w:ascii="Times New Roman" w:hAnsi="Times New Roman" w:cs="Times New Roman"/>
                <w:sz w:val="24"/>
                <w:szCs w:val="24"/>
              </w:rPr>
            </w:pPr>
            <w:r>
              <w:rPr>
                <w:rFonts w:ascii="Times New Roman" w:hAnsi="Times New Roman" w:cs="Times New Roman"/>
                <w:sz w:val="24"/>
                <w:szCs w:val="24"/>
              </w:rPr>
              <w:t>Además de las opción de grabar y</w:t>
            </w:r>
            <w:r w:rsidRPr="00E07F3A">
              <w:rPr>
                <w:rFonts w:ascii="Times New Roman" w:hAnsi="Times New Roman" w:cs="Times New Roman"/>
                <w:sz w:val="24"/>
                <w:szCs w:val="24"/>
              </w:rPr>
              <w:t xml:space="preserve"> retornar</w:t>
            </w:r>
          </w:p>
          <w:p w:rsidR="00613946" w:rsidRDefault="00613946" w:rsidP="00666F46">
            <w:pPr>
              <w:pStyle w:val="Prrafodelista"/>
              <w:numPr>
                <w:ilvl w:val="0"/>
                <w:numId w:val="40"/>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almacenero ingresa todos los datos requeridos de</w:t>
            </w:r>
            <w:r w:rsidR="00F24373">
              <w:rPr>
                <w:rFonts w:ascii="Times New Roman" w:hAnsi="Times New Roman" w:cs="Times New Roman"/>
                <w:sz w:val="24"/>
                <w:szCs w:val="24"/>
              </w:rPr>
              <w:t xml:space="preserve"> </w:t>
            </w:r>
            <w:r>
              <w:rPr>
                <w:rFonts w:ascii="Times New Roman" w:hAnsi="Times New Roman" w:cs="Times New Roman"/>
                <w:sz w:val="24"/>
                <w:szCs w:val="24"/>
              </w:rPr>
              <w:t>l</w:t>
            </w:r>
            <w:r w:rsidR="00F24373">
              <w:rPr>
                <w:rFonts w:ascii="Times New Roman" w:hAnsi="Times New Roman" w:cs="Times New Roman"/>
                <w:sz w:val="24"/>
                <w:szCs w:val="24"/>
              </w:rPr>
              <w:t>a</w:t>
            </w:r>
            <w:r>
              <w:rPr>
                <w:rFonts w:ascii="Times New Roman" w:hAnsi="Times New Roman" w:cs="Times New Roman"/>
                <w:sz w:val="24"/>
                <w:szCs w:val="24"/>
              </w:rPr>
              <w:t xml:space="preserve"> </w:t>
            </w:r>
            <w:r w:rsidR="00F24373">
              <w:rPr>
                <w:rFonts w:ascii="Times New Roman" w:hAnsi="Times New Roman" w:cs="Times New Roman"/>
                <w:sz w:val="24"/>
                <w:szCs w:val="24"/>
              </w:rPr>
              <w:t>actividad improductiva.</w:t>
            </w:r>
          </w:p>
          <w:p w:rsidR="00613946" w:rsidRDefault="00613946" w:rsidP="00666F46">
            <w:pPr>
              <w:pStyle w:val="Prrafodelista"/>
              <w:numPr>
                <w:ilvl w:val="0"/>
                <w:numId w:val="40"/>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Si el almacenero elige la opción de grabar.</w:t>
            </w:r>
          </w:p>
          <w:p w:rsidR="00613946" w:rsidRDefault="00613946" w:rsidP="00666F46">
            <w:pPr>
              <w:pStyle w:val="Prrafodelista"/>
              <w:numPr>
                <w:ilvl w:val="0"/>
                <w:numId w:val="40"/>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verifica la validez de los datos a grabar.</w:t>
            </w:r>
          </w:p>
          <w:p w:rsidR="00613946" w:rsidRPr="00501BF3" w:rsidRDefault="00613946" w:rsidP="00666F46">
            <w:pPr>
              <w:pStyle w:val="Prrafodelista"/>
              <w:numPr>
                <w:ilvl w:val="0"/>
                <w:numId w:val="40"/>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graba en la base de datos los datos ingresados e informa al almacenero que la operación se realizó exitosamente mediante un mensaje. Y visualizando en detalle todos campos ingresados del ítem obra.</w:t>
            </w:r>
          </w:p>
        </w:tc>
      </w:tr>
      <w:tr w:rsidR="00613946" w:rsidRPr="0051289B" w:rsidTr="00D02FB1">
        <w:trPr>
          <w:trHeight w:val="1081"/>
        </w:trPr>
        <w:tc>
          <w:tcPr>
            <w:tcW w:w="2253" w:type="dxa"/>
            <w:shd w:val="clear" w:color="auto" w:fill="DBE5F1"/>
          </w:tcPr>
          <w:p w:rsidR="00613946" w:rsidRPr="0051289B" w:rsidRDefault="00613946" w:rsidP="00D02FB1">
            <w:pPr>
              <w:ind w:left="708"/>
              <w:contextualSpacing/>
              <w:jc w:val="right"/>
              <w:rPr>
                <w:rFonts w:ascii="Times New Roman" w:hAnsi="Times New Roman" w:cs="Times New Roman"/>
                <w:b/>
                <w:bCs/>
                <w:sz w:val="24"/>
                <w:szCs w:val="24"/>
              </w:rPr>
            </w:pPr>
            <w:r>
              <w:rPr>
                <w:rFonts w:ascii="Times New Roman" w:hAnsi="Times New Roman" w:cs="Times New Roman"/>
                <w:b/>
                <w:bCs/>
                <w:sz w:val="24"/>
                <w:szCs w:val="24"/>
              </w:rPr>
              <w:lastRenderedPageBreak/>
              <w:t xml:space="preserve">Flujo(s) </w:t>
            </w:r>
            <w:r w:rsidRPr="0051289B">
              <w:rPr>
                <w:rFonts w:ascii="Times New Roman" w:hAnsi="Times New Roman" w:cs="Times New Roman"/>
                <w:b/>
                <w:bCs/>
                <w:sz w:val="24"/>
                <w:szCs w:val="24"/>
              </w:rPr>
              <w:t>alternativo(s):</w:t>
            </w:r>
          </w:p>
        </w:tc>
        <w:tc>
          <w:tcPr>
            <w:tcW w:w="7038" w:type="dxa"/>
            <w:gridSpan w:val="3"/>
          </w:tcPr>
          <w:p w:rsidR="00613946" w:rsidRPr="0051289B" w:rsidRDefault="00613946" w:rsidP="00666F46">
            <w:pPr>
              <w:pStyle w:val="Prrafodelista"/>
              <w:numPr>
                <w:ilvl w:val="0"/>
                <w:numId w:val="4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En el punto 2. del flujo</w:t>
            </w:r>
            <w:r w:rsidR="00F24373">
              <w:rPr>
                <w:rFonts w:ascii="Times New Roman" w:hAnsi="Times New Roman" w:cs="Times New Roman"/>
                <w:sz w:val="24"/>
                <w:szCs w:val="24"/>
              </w:rPr>
              <w:t xml:space="preserve"> principal, si no existe ninguna actividad improductiva registrada</w:t>
            </w:r>
            <w:r w:rsidRPr="0051289B">
              <w:rPr>
                <w:rFonts w:ascii="Times New Roman" w:hAnsi="Times New Roman" w:cs="Times New Roman"/>
                <w:sz w:val="24"/>
                <w:szCs w:val="24"/>
              </w:rPr>
              <w:t>.</w:t>
            </w:r>
          </w:p>
          <w:p w:rsidR="00613946" w:rsidRPr="0051289B" w:rsidRDefault="00613946" w:rsidP="00666F46">
            <w:pPr>
              <w:pStyle w:val="Prrafodelista"/>
              <w:numPr>
                <w:ilvl w:val="1"/>
                <w:numId w:val="4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visualizará </w:t>
            </w:r>
            <w:r>
              <w:rPr>
                <w:rFonts w:ascii="Times New Roman" w:hAnsi="Times New Roman" w:cs="Times New Roman"/>
                <w:sz w:val="24"/>
                <w:szCs w:val="24"/>
              </w:rPr>
              <w:t xml:space="preserve">solo las entradas de búsqueda, pero no </w:t>
            </w:r>
            <w:r w:rsidRPr="0051289B">
              <w:rPr>
                <w:rFonts w:ascii="Times New Roman" w:hAnsi="Times New Roman" w:cs="Times New Roman"/>
                <w:sz w:val="24"/>
                <w:szCs w:val="24"/>
              </w:rPr>
              <w:t xml:space="preserve"> visualizará </w:t>
            </w:r>
            <w:r w:rsidR="00F24373">
              <w:rPr>
                <w:rFonts w:ascii="Times New Roman" w:hAnsi="Times New Roman" w:cs="Times New Roman"/>
                <w:sz w:val="24"/>
                <w:szCs w:val="24"/>
              </w:rPr>
              <w:t>ninguna actividad improductiva</w:t>
            </w:r>
            <w:r>
              <w:rPr>
                <w:rFonts w:ascii="Times New Roman" w:hAnsi="Times New Roman" w:cs="Times New Roman"/>
                <w:sz w:val="24"/>
                <w:szCs w:val="24"/>
              </w:rPr>
              <w:t>.</w:t>
            </w:r>
          </w:p>
          <w:p w:rsidR="00613946" w:rsidRPr="0051289B" w:rsidRDefault="00613946" w:rsidP="00666F46">
            <w:pPr>
              <w:pStyle w:val="Prrafodelista"/>
              <w:numPr>
                <w:ilvl w:val="0"/>
                <w:numId w:val="41"/>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3.1.4</w:t>
            </w:r>
            <w:r w:rsidRPr="0051289B">
              <w:rPr>
                <w:rFonts w:ascii="Times New Roman" w:hAnsi="Times New Roman" w:cs="Times New Roman"/>
                <w:sz w:val="24"/>
                <w:szCs w:val="24"/>
              </w:rPr>
              <w:t xml:space="preserve">, si los campos </w:t>
            </w:r>
            <w:r w:rsidR="00F24373">
              <w:rPr>
                <w:rFonts w:ascii="Times New Roman" w:hAnsi="Times New Roman" w:cs="Times New Roman"/>
                <w:sz w:val="24"/>
                <w:szCs w:val="24"/>
              </w:rPr>
              <w:t xml:space="preserve">código y descripción, </w:t>
            </w:r>
            <w:r>
              <w:rPr>
                <w:rFonts w:ascii="Times New Roman" w:hAnsi="Times New Roman" w:cs="Times New Roman"/>
                <w:sz w:val="24"/>
                <w:szCs w:val="24"/>
              </w:rPr>
              <w:t>S</w:t>
            </w:r>
            <w:r w:rsidRPr="0051289B">
              <w:rPr>
                <w:rFonts w:ascii="Times New Roman" w:hAnsi="Times New Roman" w:cs="Times New Roman"/>
                <w:sz w:val="24"/>
                <w:szCs w:val="24"/>
              </w:rPr>
              <w:t>on vacíos</w:t>
            </w:r>
            <w:r>
              <w:rPr>
                <w:rFonts w:ascii="Times New Roman" w:hAnsi="Times New Roman" w:cs="Times New Roman"/>
                <w:sz w:val="24"/>
                <w:szCs w:val="24"/>
              </w:rPr>
              <w:t>.</w:t>
            </w:r>
          </w:p>
          <w:p w:rsidR="00613946" w:rsidRPr="0051289B" w:rsidRDefault="00613946" w:rsidP="00666F46">
            <w:pPr>
              <w:pStyle w:val="Prrafodelista"/>
              <w:numPr>
                <w:ilvl w:val="1"/>
                <w:numId w:val="4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informa que campo o campos están vacíos y no procede a grabar los cambios.</w:t>
            </w:r>
          </w:p>
          <w:p w:rsidR="00613946" w:rsidRDefault="00613946" w:rsidP="00666F46">
            <w:pPr>
              <w:pStyle w:val="Prrafodelista"/>
              <w:numPr>
                <w:ilvl w:val="0"/>
                <w:numId w:val="4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En el punto 4.4. si los campos </w:t>
            </w:r>
            <w:r w:rsidR="00F24373">
              <w:rPr>
                <w:rFonts w:ascii="Times New Roman" w:hAnsi="Times New Roman" w:cs="Times New Roman"/>
                <w:sz w:val="24"/>
                <w:szCs w:val="24"/>
              </w:rPr>
              <w:t xml:space="preserve">de código y descripción. </w:t>
            </w:r>
            <w:r>
              <w:rPr>
                <w:rFonts w:ascii="Times New Roman" w:hAnsi="Times New Roman" w:cs="Times New Roman"/>
                <w:sz w:val="24"/>
                <w:szCs w:val="24"/>
              </w:rPr>
              <w:t xml:space="preserve">Son </w:t>
            </w:r>
            <w:r w:rsidR="00F24373">
              <w:rPr>
                <w:rFonts w:ascii="Times New Roman" w:hAnsi="Times New Roman" w:cs="Times New Roman"/>
                <w:sz w:val="24"/>
                <w:szCs w:val="24"/>
              </w:rPr>
              <w:t>vacíos,</w:t>
            </w:r>
            <w:r>
              <w:rPr>
                <w:rFonts w:ascii="Times New Roman" w:hAnsi="Times New Roman" w:cs="Times New Roman"/>
                <w:sz w:val="24"/>
                <w:szCs w:val="24"/>
              </w:rPr>
              <w:t xml:space="preserve"> o no cumplen alguna política de negocio.</w:t>
            </w:r>
          </w:p>
          <w:p w:rsidR="00613946" w:rsidRPr="00475F2C" w:rsidRDefault="00613946" w:rsidP="00666F46">
            <w:pPr>
              <w:pStyle w:val="Prrafodelista"/>
              <w:numPr>
                <w:ilvl w:val="0"/>
                <w:numId w:val="38"/>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75F2C">
              <w:rPr>
                <w:rFonts w:ascii="Times New Roman" w:hAnsi="Times New Roman" w:cs="Times New Roman"/>
                <w:sz w:val="24"/>
                <w:szCs w:val="24"/>
              </w:rPr>
              <w:t xml:space="preserve">El sistema informa que campo o campos están vacíos y no </w:t>
            </w:r>
            <w:r>
              <w:rPr>
                <w:rFonts w:ascii="Times New Roman" w:hAnsi="Times New Roman" w:cs="Times New Roman"/>
                <w:sz w:val="24"/>
                <w:szCs w:val="24"/>
              </w:rPr>
              <w:t>procede a grabar los cambios.</w:t>
            </w:r>
          </w:p>
        </w:tc>
      </w:tr>
    </w:tbl>
    <w:p w:rsidR="00613946" w:rsidRPr="00613946" w:rsidRDefault="00613946" w:rsidP="00613946"/>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lastRenderedPageBreak/>
        <w:t xml:space="preserve">3.3.4.3. </w:t>
      </w:r>
      <w:r w:rsidRPr="0041783A">
        <w:rPr>
          <w:rFonts w:ascii="Times New Roman" w:hAnsi="Times New Roman" w:cs="Times New Roman"/>
          <w:b/>
          <w:i w:val="0"/>
          <w:color w:val="auto"/>
        </w:rPr>
        <w:t>Prototipo de interfaz</w:t>
      </w:r>
    </w:p>
    <w:p w:rsidR="00CF5D43" w:rsidRDefault="00EE5BA4" w:rsidP="00CF5D43">
      <w:pPr>
        <w:jc w:val="center"/>
      </w:pPr>
      <w:r>
        <w:rPr>
          <w:noProof/>
          <w:lang w:eastAsia="es-BO"/>
        </w:rPr>
        <w:drawing>
          <wp:inline distT="0" distB="0" distL="0" distR="0">
            <wp:extent cx="3962400" cy="24479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2400" cy="2447925"/>
                    </a:xfrm>
                    <a:prstGeom prst="rect">
                      <a:avLst/>
                    </a:prstGeom>
                    <a:noFill/>
                    <a:ln>
                      <a:noFill/>
                    </a:ln>
                  </pic:spPr>
                </pic:pic>
              </a:graphicData>
            </a:graphic>
          </wp:inline>
        </w:drawing>
      </w:r>
    </w:p>
    <w:p w:rsidR="00CF5D43" w:rsidRDefault="00CF5D43" w:rsidP="00CF5D43">
      <w:pPr>
        <w:jc w:val="center"/>
        <w:rPr>
          <w:b/>
        </w:rPr>
      </w:pPr>
      <w:r w:rsidRPr="00CF5D43">
        <w:rPr>
          <w:b/>
        </w:rPr>
        <w:t>(</w:t>
      </w:r>
      <w:r>
        <w:rPr>
          <w:b/>
        </w:rPr>
        <w:t>fig. 3.3.4.1</w:t>
      </w:r>
      <w:r w:rsidRPr="00CF5D43">
        <w:rPr>
          <w:b/>
        </w:rPr>
        <w:t>)</w:t>
      </w:r>
    </w:p>
    <w:p w:rsidR="00CF5D43" w:rsidRDefault="00CF5D43" w:rsidP="00CF5D43">
      <w:pPr>
        <w:jc w:val="center"/>
        <w:rPr>
          <w:b/>
        </w:rPr>
      </w:pPr>
    </w:p>
    <w:p w:rsidR="00CF5D43" w:rsidRDefault="00EE5BA4" w:rsidP="00CF5D43">
      <w:pPr>
        <w:jc w:val="center"/>
        <w:rPr>
          <w:b/>
        </w:rPr>
      </w:pPr>
      <w:r>
        <w:rPr>
          <w:b/>
          <w:noProof/>
          <w:lang w:eastAsia="es-BO"/>
        </w:rPr>
        <w:drawing>
          <wp:inline distT="0" distB="0" distL="0" distR="0">
            <wp:extent cx="3429000" cy="14192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1419225"/>
                    </a:xfrm>
                    <a:prstGeom prst="rect">
                      <a:avLst/>
                    </a:prstGeom>
                    <a:noFill/>
                    <a:ln>
                      <a:noFill/>
                    </a:ln>
                  </pic:spPr>
                </pic:pic>
              </a:graphicData>
            </a:graphic>
          </wp:inline>
        </w:drawing>
      </w:r>
    </w:p>
    <w:p w:rsidR="00CF5D43" w:rsidRDefault="00CF5D43" w:rsidP="00CF5D43">
      <w:pPr>
        <w:jc w:val="center"/>
        <w:rPr>
          <w:b/>
        </w:rPr>
      </w:pPr>
      <w:r w:rsidRPr="00CF5D43">
        <w:rPr>
          <w:b/>
        </w:rPr>
        <w:t>(</w:t>
      </w:r>
      <w:r>
        <w:rPr>
          <w:b/>
        </w:rPr>
        <w:t>fig. 3.3.4.2</w:t>
      </w:r>
      <w:r w:rsidRPr="00CF5D43">
        <w:rPr>
          <w:b/>
        </w:rPr>
        <w:t>)</w:t>
      </w:r>
    </w:p>
    <w:p w:rsidR="00CF5D43" w:rsidRDefault="00CF5D43" w:rsidP="00CF5D43">
      <w:pPr>
        <w:jc w:val="center"/>
        <w:rPr>
          <w:b/>
        </w:rPr>
      </w:pPr>
    </w:p>
    <w:p w:rsidR="00CF5D43" w:rsidRDefault="00CF5D43" w:rsidP="00CF5D43">
      <w:pPr>
        <w:jc w:val="center"/>
        <w:rPr>
          <w:b/>
        </w:rPr>
      </w:pPr>
    </w:p>
    <w:p w:rsidR="00DC3FB2" w:rsidRDefault="00DC3FB2" w:rsidP="00CF5D43">
      <w:pPr>
        <w:jc w:val="center"/>
        <w:rPr>
          <w:b/>
        </w:rPr>
      </w:pPr>
    </w:p>
    <w:p w:rsidR="00DC3FB2" w:rsidRDefault="00DC3FB2" w:rsidP="00CF5D43">
      <w:pPr>
        <w:jc w:val="center"/>
        <w:rPr>
          <w:b/>
        </w:rPr>
      </w:pPr>
    </w:p>
    <w:p w:rsidR="00DC3FB2" w:rsidRPr="00CF5D43" w:rsidRDefault="00DC3FB2" w:rsidP="00CF5D43">
      <w:pPr>
        <w:jc w:val="center"/>
        <w:rPr>
          <w:b/>
        </w:rPr>
      </w:pPr>
    </w:p>
    <w:p w:rsidR="00B11813" w:rsidRDefault="00B11813" w:rsidP="00B11813">
      <w:pPr>
        <w:pStyle w:val="Ttulo3"/>
        <w:ind w:firstLine="340"/>
        <w:rPr>
          <w:rFonts w:ascii="Times New Roman" w:hAnsi="Times New Roman" w:cs="Times New Roman"/>
          <w:b/>
          <w:color w:val="auto"/>
        </w:rPr>
      </w:pPr>
      <w:r>
        <w:rPr>
          <w:rFonts w:ascii="Times New Roman" w:hAnsi="Times New Roman" w:cs="Times New Roman"/>
          <w:b/>
          <w:color w:val="auto"/>
        </w:rPr>
        <w:lastRenderedPageBreak/>
        <w:t>3.3.5</w:t>
      </w:r>
      <w:r w:rsidRPr="00B11813">
        <w:rPr>
          <w:rFonts w:ascii="Times New Roman" w:hAnsi="Times New Roman" w:cs="Times New Roman"/>
          <w:b/>
          <w:color w:val="auto"/>
        </w:rPr>
        <w:t>.</w:t>
      </w:r>
      <w:r>
        <w:rPr>
          <w:rFonts w:ascii="Times New Roman" w:hAnsi="Times New Roman" w:cs="Times New Roman"/>
          <w:b/>
          <w:color w:val="auto"/>
        </w:rPr>
        <w:t xml:space="preserve"> CU05: Gestionar orden de trabajo.</w:t>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3.3.5.1. </w:t>
      </w:r>
      <w:r w:rsidRPr="0041783A">
        <w:rPr>
          <w:rFonts w:ascii="Times New Roman" w:hAnsi="Times New Roman" w:cs="Times New Roman"/>
          <w:b/>
          <w:i w:val="0"/>
          <w:color w:val="auto"/>
        </w:rPr>
        <w:t>Diagrama de caso de uso</w:t>
      </w:r>
    </w:p>
    <w:p w:rsidR="00D02FB1" w:rsidRPr="00D02FB1" w:rsidRDefault="00CF5D43" w:rsidP="00CF5D43">
      <w:pPr>
        <w:jc w:val="center"/>
      </w:pPr>
      <w:r w:rsidRPr="00CF5D43">
        <w:rPr>
          <w:noProof/>
          <w:lang w:eastAsia="es-BO"/>
        </w:rPr>
        <w:drawing>
          <wp:inline distT="0" distB="0" distL="0" distR="0">
            <wp:extent cx="3219450" cy="14287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1428750"/>
                    </a:xfrm>
                    <a:prstGeom prst="rect">
                      <a:avLst/>
                    </a:prstGeom>
                    <a:noFill/>
                    <a:ln>
                      <a:noFill/>
                    </a:ln>
                  </pic:spPr>
                </pic:pic>
              </a:graphicData>
            </a:graphic>
          </wp:inline>
        </w:drawing>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3.3.5.2. </w:t>
      </w:r>
      <w:r w:rsidRPr="0041783A">
        <w:rPr>
          <w:rFonts w:ascii="Times New Roman" w:hAnsi="Times New Roman" w:cs="Times New Roman"/>
          <w:b/>
          <w:i w:val="0"/>
          <w:color w:val="auto"/>
        </w:rPr>
        <w:t>Descripción del caso de uso</w:t>
      </w:r>
    </w:p>
    <w:tbl>
      <w:tblPr>
        <w:tblW w:w="9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3"/>
        <w:gridCol w:w="2181"/>
        <w:gridCol w:w="2181"/>
        <w:gridCol w:w="2676"/>
      </w:tblGrid>
      <w:tr w:rsidR="00D02FB1" w:rsidRPr="0051289B" w:rsidTr="00D02FB1">
        <w:trPr>
          <w:trHeight w:val="296"/>
        </w:trPr>
        <w:tc>
          <w:tcPr>
            <w:tcW w:w="9291" w:type="dxa"/>
            <w:gridSpan w:val="4"/>
            <w:shd w:val="clear" w:color="auto" w:fill="4F81BD"/>
          </w:tcPr>
          <w:p w:rsidR="00D02FB1" w:rsidRPr="0051289B" w:rsidRDefault="00D02FB1" w:rsidP="00D02FB1">
            <w:pPr>
              <w:contextualSpacing/>
              <w:jc w:val="center"/>
              <w:rPr>
                <w:rFonts w:ascii="Times New Roman" w:hAnsi="Times New Roman" w:cs="Times New Roman"/>
                <w:b/>
                <w:bCs/>
                <w:sz w:val="24"/>
                <w:szCs w:val="24"/>
              </w:rPr>
            </w:pPr>
            <w:r w:rsidRPr="0051289B">
              <w:rPr>
                <w:rFonts w:ascii="Times New Roman" w:hAnsi="Times New Roman" w:cs="Times New Roman"/>
                <w:b/>
                <w:bCs/>
                <w:sz w:val="24"/>
                <w:szCs w:val="24"/>
              </w:rPr>
              <w:t xml:space="preserve">CASO DE USO: Gestionar </w:t>
            </w:r>
            <w:r>
              <w:rPr>
                <w:rFonts w:ascii="Times New Roman" w:hAnsi="Times New Roman" w:cs="Times New Roman"/>
                <w:b/>
                <w:bCs/>
                <w:sz w:val="24"/>
                <w:szCs w:val="24"/>
              </w:rPr>
              <w:t>Orden de trabajo</w:t>
            </w:r>
          </w:p>
        </w:tc>
      </w:tr>
      <w:tr w:rsidR="00D02FB1" w:rsidRPr="0051289B" w:rsidTr="00D02FB1">
        <w:trPr>
          <w:trHeight w:val="281"/>
        </w:trPr>
        <w:tc>
          <w:tcPr>
            <w:tcW w:w="2253" w:type="dxa"/>
            <w:shd w:val="clear" w:color="auto" w:fill="4F81BD"/>
          </w:tcPr>
          <w:p w:rsidR="00D02FB1" w:rsidRPr="0051289B" w:rsidRDefault="00D02FB1"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t>ID :</w:t>
            </w:r>
          </w:p>
        </w:tc>
        <w:tc>
          <w:tcPr>
            <w:tcW w:w="7038" w:type="dxa"/>
            <w:gridSpan w:val="3"/>
            <w:shd w:val="clear" w:color="auto" w:fill="4F81BD"/>
          </w:tcPr>
          <w:p w:rsidR="00D02FB1" w:rsidRPr="0051289B" w:rsidRDefault="00D02FB1" w:rsidP="00D02FB1">
            <w:pPr>
              <w:contextualSpacing/>
              <w:rPr>
                <w:rFonts w:ascii="Times New Roman" w:hAnsi="Times New Roman" w:cs="Times New Roman"/>
                <w:b/>
                <w:bCs/>
                <w:sz w:val="24"/>
                <w:szCs w:val="24"/>
              </w:rPr>
            </w:pPr>
            <w:r>
              <w:rPr>
                <w:rFonts w:ascii="Times New Roman" w:hAnsi="Times New Roman" w:cs="Times New Roman"/>
                <w:b/>
                <w:bCs/>
                <w:sz w:val="24"/>
                <w:szCs w:val="24"/>
              </w:rPr>
              <w:t>CU05</w:t>
            </w:r>
            <w:r w:rsidRPr="0051289B">
              <w:rPr>
                <w:rFonts w:ascii="Times New Roman" w:hAnsi="Times New Roman" w:cs="Times New Roman"/>
                <w:b/>
                <w:bCs/>
                <w:sz w:val="24"/>
                <w:szCs w:val="24"/>
              </w:rPr>
              <w:t>.</w:t>
            </w:r>
          </w:p>
        </w:tc>
      </w:tr>
      <w:tr w:rsidR="00D02FB1" w:rsidRPr="0051289B" w:rsidTr="00D02FB1">
        <w:trPr>
          <w:trHeight w:val="577"/>
        </w:trPr>
        <w:tc>
          <w:tcPr>
            <w:tcW w:w="2253" w:type="dxa"/>
            <w:shd w:val="clear" w:color="auto" w:fill="DBE5F1"/>
          </w:tcPr>
          <w:p w:rsidR="00D02FB1" w:rsidRPr="0051289B" w:rsidRDefault="00D02FB1"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Creado por:</w:t>
            </w:r>
          </w:p>
        </w:tc>
        <w:tc>
          <w:tcPr>
            <w:tcW w:w="2181" w:type="dxa"/>
          </w:tcPr>
          <w:p w:rsidR="00D02FB1" w:rsidRPr="0051289B" w:rsidRDefault="00D02FB1" w:rsidP="00D02FB1">
            <w:pPr>
              <w:contextualSpacing/>
              <w:rPr>
                <w:rFonts w:ascii="Times New Roman" w:hAnsi="Times New Roman" w:cs="Times New Roman"/>
                <w:sz w:val="24"/>
                <w:szCs w:val="24"/>
              </w:rPr>
            </w:pPr>
            <w:r w:rsidRPr="0051289B">
              <w:rPr>
                <w:rFonts w:ascii="Times New Roman" w:hAnsi="Times New Roman" w:cs="Times New Roman"/>
                <w:sz w:val="24"/>
                <w:szCs w:val="24"/>
              </w:rPr>
              <w:t>Alex Limbert Yalusqui Godoy</w:t>
            </w:r>
          </w:p>
        </w:tc>
        <w:tc>
          <w:tcPr>
            <w:tcW w:w="2181" w:type="dxa"/>
            <w:shd w:val="clear" w:color="auto" w:fill="DBE5F1"/>
          </w:tcPr>
          <w:p w:rsidR="00D02FB1" w:rsidRPr="0051289B" w:rsidRDefault="00D02FB1" w:rsidP="00D02FB1">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Última modificación por:</w:t>
            </w:r>
          </w:p>
        </w:tc>
        <w:tc>
          <w:tcPr>
            <w:tcW w:w="2676" w:type="dxa"/>
          </w:tcPr>
          <w:p w:rsidR="00D02FB1" w:rsidRPr="0051289B" w:rsidRDefault="00D02FB1" w:rsidP="00D02FB1">
            <w:pPr>
              <w:contextualSpacing/>
              <w:rPr>
                <w:rFonts w:ascii="Times New Roman" w:hAnsi="Times New Roman" w:cs="Times New Roman"/>
                <w:sz w:val="24"/>
                <w:szCs w:val="24"/>
              </w:rPr>
            </w:pPr>
            <w:r>
              <w:rPr>
                <w:rFonts w:ascii="Times New Roman" w:hAnsi="Times New Roman" w:cs="Times New Roman"/>
                <w:sz w:val="24"/>
                <w:szCs w:val="24"/>
              </w:rPr>
              <w:t>Alex Limbert Yalusqui Godoy</w:t>
            </w:r>
          </w:p>
        </w:tc>
      </w:tr>
      <w:tr w:rsidR="00D02FB1" w:rsidRPr="0051289B" w:rsidTr="00D02FB1">
        <w:trPr>
          <w:trHeight w:val="592"/>
        </w:trPr>
        <w:tc>
          <w:tcPr>
            <w:tcW w:w="2253" w:type="dxa"/>
            <w:shd w:val="clear" w:color="auto" w:fill="DBE5F1"/>
          </w:tcPr>
          <w:p w:rsidR="00D02FB1" w:rsidRPr="0051289B" w:rsidRDefault="00D02FB1"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Fecha de creación:</w:t>
            </w:r>
          </w:p>
        </w:tc>
        <w:tc>
          <w:tcPr>
            <w:tcW w:w="2181" w:type="dxa"/>
          </w:tcPr>
          <w:p w:rsidR="00D02FB1" w:rsidRPr="0051289B" w:rsidRDefault="00D02FB1" w:rsidP="00D02FB1">
            <w:pPr>
              <w:contextualSpacing/>
              <w:rPr>
                <w:rFonts w:ascii="Times New Roman" w:hAnsi="Times New Roman" w:cs="Times New Roman"/>
                <w:sz w:val="24"/>
                <w:szCs w:val="24"/>
              </w:rPr>
            </w:pPr>
            <w:r>
              <w:rPr>
                <w:rFonts w:ascii="Times New Roman" w:hAnsi="Times New Roman" w:cs="Times New Roman"/>
                <w:sz w:val="24"/>
                <w:szCs w:val="24"/>
              </w:rPr>
              <w:t>23-agosto-2015</w:t>
            </w:r>
          </w:p>
        </w:tc>
        <w:tc>
          <w:tcPr>
            <w:tcW w:w="2181" w:type="dxa"/>
            <w:shd w:val="clear" w:color="auto" w:fill="DBE5F1"/>
          </w:tcPr>
          <w:p w:rsidR="00D02FB1" w:rsidRPr="0051289B" w:rsidRDefault="00D02FB1" w:rsidP="00D02FB1">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Fecha de última modificación:</w:t>
            </w:r>
          </w:p>
        </w:tc>
        <w:tc>
          <w:tcPr>
            <w:tcW w:w="2676" w:type="dxa"/>
          </w:tcPr>
          <w:p w:rsidR="00D02FB1" w:rsidRPr="0051289B" w:rsidRDefault="00D02FB1" w:rsidP="00D02FB1">
            <w:pPr>
              <w:contextualSpacing/>
              <w:rPr>
                <w:rFonts w:ascii="Times New Roman" w:hAnsi="Times New Roman" w:cs="Times New Roman"/>
                <w:sz w:val="24"/>
                <w:szCs w:val="24"/>
              </w:rPr>
            </w:pPr>
            <w:r>
              <w:rPr>
                <w:rFonts w:ascii="Times New Roman" w:hAnsi="Times New Roman" w:cs="Times New Roman"/>
                <w:sz w:val="24"/>
                <w:szCs w:val="24"/>
              </w:rPr>
              <w:t>23-agosto- 2015</w:t>
            </w:r>
          </w:p>
        </w:tc>
      </w:tr>
      <w:tr w:rsidR="00D02FB1" w:rsidRPr="0051289B" w:rsidTr="00D02FB1">
        <w:trPr>
          <w:trHeight w:val="281"/>
        </w:trPr>
        <w:tc>
          <w:tcPr>
            <w:tcW w:w="2253" w:type="dxa"/>
            <w:shd w:val="clear" w:color="auto" w:fill="DBE5F1"/>
          </w:tcPr>
          <w:p w:rsidR="00D02FB1" w:rsidRPr="0051289B" w:rsidRDefault="00D02FB1"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Primarios:</w:t>
            </w:r>
          </w:p>
        </w:tc>
        <w:tc>
          <w:tcPr>
            <w:tcW w:w="7038" w:type="dxa"/>
            <w:gridSpan w:val="3"/>
          </w:tcPr>
          <w:p w:rsidR="00D02FB1" w:rsidRPr="0051289B" w:rsidRDefault="00D02FB1" w:rsidP="00D02FB1">
            <w:pPr>
              <w:contextualSpacing/>
              <w:rPr>
                <w:rFonts w:ascii="Times New Roman" w:hAnsi="Times New Roman" w:cs="Times New Roman"/>
                <w:sz w:val="24"/>
                <w:szCs w:val="24"/>
              </w:rPr>
            </w:pPr>
            <w:r>
              <w:rPr>
                <w:rFonts w:ascii="Times New Roman" w:hAnsi="Times New Roman" w:cs="Times New Roman"/>
                <w:sz w:val="24"/>
                <w:szCs w:val="24"/>
              </w:rPr>
              <w:t>Administrador</w:t>
            </w:r>
          </w:p>
        </w:tc>
      </w:tr>
      <w:tr w:rsidR="00D02FB1" w:rsidRPr="0051289B" w:rsidTr="00D02FB1">
        <w:trPr>
          <w:trHeight w:val="592"/>
        </w:trPr>
        <w:tc>
          <w:tcPr>
            <w:tcW w:w="2253" w:type="dxa"/>
            <w:shd w:val="clear" w:color="auto" w:fill="DBE5F1"/>
          </w:tcPr>
          <w:p w:rsidR="00D02FB1" w:rsidRPr="0051289B" w:rsidRDefault="00D02FB1"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secundarios:</w:t>
            </w:r>
          </w:p>
        </w:tc>
        <w:tc>
          <w:tcPr>
            <w:tcW w:w="7038" w:type="dxa"/>
            <w:gridSpan w:val="3"/>
          </w:tcPr>
          <w:p w:rsidR="00D02FB1" w:rsidRPr="0051289B" w:rsidRDefault="00D02FB1" w:rsidP="00D02FB1">
            <w:pPr>
              <w:contextualSpacing/>
              <w:rPr>
                <w:rFonts w:ascii="Times New Roman" w:hAnsi="Times New Roman" w:cs="Times New Roman"/>
                <w:sz w:val="24"/>
                <w:szCs w:val="24"/>
              </w:rPr>
            </w:pPr>
          </w:p>
        </w:tc>
      </w:tr>
      <w:tr w:rsidR="00D02FB1" w:rsidRPr="0051289B" w:rsidTr="00D02FB1">
        <w:trPr>
          <w:trHeight w:val="1170"/>
        </w:trPr>
        <w:tc>
          <w:tcPr>
            <w:tcW w:w="2253" w:type="dxa"/>
            <w:shd w:val="clear" w:color="auto" w:fill="DBE5F1"/>
          </w:tcPr>
          <w:p w:rsidR="00D02FB1" w:rsidRPr="0051289B" w:rsidRDefault="00D02FB1"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Descripción:</w:t>
            </w:r>
          </w:p>
        </w:tc>
        <w:tc>
          <w:tcPr>
            <w:tcW w:w="7038" w:type="dxa"/>
            <w:gridSpan w:val="3"/>
          </w:tcPr>
          <w:p w:rsidR="00D02FB1" w:rsidRDefault="00D02FB1" w:rsidP="00D02FB1">
            <w:pPr>
              <w:contextualSpacing/>
              <w:rPr>
                <w:rFonts w:ascii="Times New Roman" w:hAnsi="Times New Roman" w:cs="Times New Roman"/>
                <w:sz w:val="24"/>
                <w:szCs w:val="24"/>
              </w:rPr>
            </w:pPr>
            <w:r>
              <w:rPr>
                <w:rFonts w:ascii="Times New Roman" w:hAnsi="Times New Roman" w:cs="Times New Roman"/>
                <w:sz w:val="24"/>
                <w:szCs w:val="24"/>
              </w:rPr>
              <w:t>Permite crear una orden de trabajo donde ingresamos los datos correspondientes a código de orden de trabajo, nombre, supervisor, área estimada y estado de orden de trabajo.</w:t>
            </w:r>
          </w:p>
          <w:p w:rsidR="00D02FB1" w:rsidRPr="0051289B" w:rsidRDefault="00D02FB1" w:rsidP="00D02FB1">
            <w:pPr>
              <w:contextualSpacing/>
              <w:rPr>
                <w:rFonts w:ascii="Times New Roman" w:hAnsi="Times New Roman" w:cs="Times New Roman"/>
                <w:sz w:val="24"/>
                <w:szCs w:val="24"/>
              </w:rPr>
            </w:pPr>
            <w:r>
              <w:rPr>
                <w:rFonts w:ascii="Times New Roman" w:hAnsi="Times New Roman" w:cs="Times New Roman"/>
                <w:sz w:val="24"/>
                <w:szCs w:val="24"/>
              </w:rPr>
              <w:t>Además podemos modificar, eliminar, buscar un registro ya creado anteriormente.</w:t>
            </w:r>
          </w:p>
        </w:tc>
      </w:tr>
      <w:tr w:rsidR="00D02FB1" w:rsidRPr="0051289B" w:rsidTr="00BE0C01">
        <w:trPr>
          <w:trHeight w:val="572"/>
        </w:trPr>
        <w:tc>
          <w:tcPr>
            <w:tcW w:w="2253" w:type="dxa"/>
            <w:shd w:val="clear" w:color="auto" w:fill="DBE5F1"/>
          </w:tcPr>
          <w:p w:rsidR="00D02FB1" w:rsidRPr="0051289B" w:rsidRDefault="00D02FB1"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Precondiciones:</w:t>
            </w:r>
          </w:p>
        </w:tc>
        <w:tc>
          <w:tcPr>
            <w:tcW w:w="7038" w:type="dxa"/>
            <w:gridSpan w:val="3"/>
          </w:tcPr>
          <w:p w:rsidR="00D02FB1" w:rsidRPr="0051289B" w:rsidRDefault="00D02FB1"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El </w:t>
            </w:r>
            <w:r w:rsidR="00BE0C01">
              <w:rPr>
                <w:rFonts w:ascii="Times New Roman" w:hAnsi="Times New Roman" w:cs="Times New Roman"/>
                <w:sz w:val="24"/>
                <w:szCs w:val="24"/>
              </w:rPr>
              <w:t>administrador</w:t>
            </w:r>
            <w:r>
              <w:rPr>
                <w:rFonts w:ascii="Times New Roman" w:hAnsi="Times New Roman" w:cs="Times New Roman"/>
                <w:sz w:val="24"/>
                <w:szCs w:val="24"/>
              </w:rPr>
              <w:t xml:space="preserve"> debe de estar conectado al sistema</w:t>
            </w:r>
            <w:r w:rsidRPr="0051289B">
              <w:rPr>
                <w:rFonts w:ascii="Times New Roman" w:hAnsi="Times New Roman" w:cs="Times New Roman"/>
                <w:sz w:val="24"/>
                <w:szCs w:val="24"/>
              </w:rPr>
              <w:t>.</w:t>
            </w:r>
          </w:p>
          <w:p w:rsidR="00D02FB1" w:rsidRPr="00BE0C01" w:rsidRDefault="00D02FB1"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Debe de tenerse creada y activada una gestión.</w:t>
            </w:r>
          </w:p>
        </w:tc>
      </w:tr>
      <w:tr w:rsidR="00D02FB1" w:rsidRPr="0051289B" w:rsidTr="00D02FB1">
        <w:trPr>
          <w:trHeight w:val="548"/>
        </w:trPr>
        <w:tc>
          <w:tcPr>
            <w:tcW w:w="2253" w:type="dxa"/>
            <w:shd w:val="clear" w:color="auto" w:fill="DBE5F1"/>
          </w:tcPr>
          <w:p w:rsidR="00D02FB1" w:rsidRPr="0051289B" w:rsidRDefault="00D02FB1"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Postcondiciones:</w:t>
            </w:r>
          </w:p>
        </w:tc>
        <w:tc>
          <w:tcPr>
            <w:tcW w:w="7038" w:type="dxa"/>
            <w:gridSpan w:val="3"/>
          </w:tcPr>
          <w:p w:rsidR="00D02FB1" w:rsidRPr="00BE0C01" w:rsidRDefault="00D02FB1" w:rsidP="00BE0C01">
            <w:pPr>
              <w:spacing w:after="0" w:line="240" w:lineRule="auto"/>
              <w:rPr>
                <w:rFonts w:ascii="Times New Roman" w:hAnsi="Times New Roman" w:cs="Times New Roman"/>
                <w:sz w:val="24"/>
                <w:szCs w:val="24"/>
              </w:rPr>
            </w:pPr>
          </w:p>
        </w:tc>
      </w:tr>
      <w:tr w:rsidR="00D02FB1" w:rsidRPr="0051289B" w:rsidTr="00D02FB1">
        <w:trPr>
          <w:trHeight w:val="548"/>
        </w:trPr>
        <w:tc>
          <w:tcPr>
            <w:tcW w:w="2253" w:type="dxa"/>
            <w:shd w:val="clear" w:color="auto" w:fill="DBE5F1"/>
          </w:tcPr>
          <w:p w:rsidR="00D02FB1" w:rsidRPr="0051289B" w:rsidRDefault="00D02FB1"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Flujo Principal:</w:t>
            </w:r>
          </w:p>
        </w:tc>
        <w:tc>
          <w:tcPr>
            <w:tcW w:w="7038" w:type="dxa"/>
            <w:gridSpan w:val="3"/>
          </w:tcPr>
          <w:p w:rsidR="00D02FB1" w:rsidRPr="0051289B" w:rsidRDefault="00D02FB1" w:rsidP="00666F46">
            <w:pPr>
              <w:pStyle w:val="Prrafodelista"/>
              <w:numPr>
                <w:ilvl w:val="0"/>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caso de uso inicia cuando el </w:t>
            </w:r>
            <w:r w:rsidR="00BE0C01">
              <w:rPr>
                <w:rFonts w:ascii="Times New Roman" w:hAnsi="Times New Roman" w:cs="Times New Roman"/>
                <w:sz w:val="24"/>
                <w:szCs w:val="24"/>
              </w:rPr>
              <w:t>administrador</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elige en el menú de la interfaz de usuario “Gestionar </w:t>
            </w:r>
            <w:r w:rsidR="00BE0C01">
              <w:rPr>
                <w:rFonts w:ascii="Times New Roman" w:hAnsi="Times New Roman" w:cs="Times New Roman"/>
                <w:sz w:val="24"/>
                <w:szCs w:val="24"/>
              </w:rPr>
              <w:t>orden de trabajos</w:t>
            </w:r>
            <w:r>
              <w:rPr>
                <w:rFonts w:ascii="Times New Roman" w:hAnsi="Times New Roman" w:cs="Times New Roman"/>
                <w:sz w:val="24"/>
                <w:szCs w:val="24"/>
              </w:rPr>
              <w:t>”.</w:t>
            </w:r>
          </w:p>
          <w:p w:rsidR="00D02FB1" w:rsidRPr="0051289B" w:rsidRDefault="00D02FB1" w:rsidP="00666F46">
            <w:pPr>
              <w:pStyle w:val="Prrafodelista"/>
              <w:numPr>
                <w:ilvl w:val="0"/>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w:t>
            </w:r>
            <w:r>
              <w:rPr>
                <w:rFonts w:ascii="Times New Roman" w:hAnsi="Times New Roman" w:cs="Times New Roman"/>
                <w:sz w:val="24"/>
                <w:szCs w:val="24"/>
              </w:rPr>
              <w:t>mostrará</w:t>
            </w:r>
            <w:r w:rsidRPr="0051289B">
              <w:rPr>
                <w:rFonts w:ascii="Times New Roman" w:hAnsi="Times New Roman" w:cs="Times New Roman"/>
                <w:sz w:val="24"/>
                <w:szCs w:val="24"/>
              </w:rPr>
              <w:t xml:space="preserve"> la interfaz </w:t>
            </w:r>
            <w:r w:rsidR="00BE0C01">
              <w:rPr>
                <w:rFonts w:ascii="Times New Roman" w:hAnsi="Times New Roman" w:cs="Times New Roman"/>
                <w:sz w:val="24"/>
                <w:szCs w:val="24"/>
              </w:rPr>
              <w:t>(fig. 3.3.5</w:t>
            </w:r>
            <w:r>
              <w:rPr>
                <w:rFonts w:ascii="Times New Roman" w:hAnsi="Times New Roman" w:cs="Times New Roman"/>
                <w:sz w:val="24"/>
                <w:szCs w:val="24"/>
              </w:rPr>
              <w:t>.1) que consta de una</w:t>
            </w:r>
            <w:r w:rsidRPr="0051289B">
              <w:rPr>
                <w:rFonts w:ascii="Times New Roman" w:hAnsi="Times New Roman" w:cs="Times New Roman"/>
                <w:sz w:val="24"/>
                <w:szCs w:val="24"/>
              </w:rPr>
              <w:t xml:space="preserve"> lista paginada de los </w:t>
            </w:r>
            <w:r w:rsidR="00BE0C01">
              <w:rPr>
                <w:rFonts w:ascii="Times New Roman" w:hAnsi="Times New Roman" w:cs="Times New Roman"/>
                <w:sz w:val="24"/>
                <w:szCs w:val="24"/>
              </w:rPr>
              <w:t xml:space="preserve">órdenes de trabajo </w:t>
            </w:r>
            <w:r>
              <w:rPr>
                <w:rFonts w:ascii="Times New Roman" w:hAnsi="Times New Roman" w:cs="Times New Roman"/>
                <w:sz w:val="24"/>
                <w:szCs w:val="24"/>
              </w:rPr>
              <w:t>disponibles, mostrando</w:t>
            </w:r>
            <w:r w:rsidRPr="0051289B">
              <w:rPr>
                <w:rFonts w:ascii="Times New Roman" w:hAnsi="Times New Roman" w:cs="Times New Roman"/>
                <w:sz w:val="24"/>
                <w:szCs w:val="24"/>
              </w:rPr>
              <w:t xml:space="preserve"> los campos: </w:t>
            </w:r>
            <w:r w:rsidR="00BE0C01">
              <w:rPr>
                <w:rFonts w:ascii="Times New Roman" w:hAnsi="Times New Roman" w:cs="Times New Roman"/>
                <w:sz w:val="24"/>
                <w:szCs w:val="24"/>
              </w:rPr>
              <w:t>código de orden</w:t>
            </w:r>
            <w:r>
              <w:rPr>
                <w:rFonts w:ascii="Times New Roman" w:hAnsi="Times New Roman" w:cs="Times New Roman"/>
                <w:sz w:val="24"/>
                <w:szCs w:val="24"/>
              </w:rPr>
              <w:t xml:space="preserve">, </w:t>
            </w:r>
            <w:r w:rsidR="00BE0C01">
              <w:rPr>
                <w:rFonts w:ascii="Times New Roman" w:hAnsi="Times New Roman" w:cs="Times New Roman"/>
                <w:sz w:val="24"/>
                <w:szCs w:val="24"/>
              </w:rPr>
              <w:t>nombre y estado de orden.</w:t>
            </w:r>
            <w:r w:rsidRPr="0051289B">
              <w:rPr>
                <w:rFonts w:ascii="Times New Roman" w:hAnsi="Times New Roman" w:cs="Times New Roman"/>
                <w:sz w:val="24"/>
                <w:szCs w:val="24"/>
              </w:rPr>
              <w:t xml:space="preserve"> con la</w:t>
            </w:r>
            <w:r>
              <w:rPr>
                <w:rFonts w:ascii="Times New Roman" w:hAnsi="Times New Roman" w:cs="Times New Roman"/>
                <w:sz w:val="24"/>
                <w:szCs w:val="24"/>
              </w:rPr>
              <w:t>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w:t>
            </w:r>
            <w:r>
              <w:rPr>
                <w:rFonts w:ascii="Times New Roman" w:hAnsi="Times New Roman" w:cs="Times New Roman"/>
                <w:sz w:val="24"/>
                <w:szCs w:val="24"/>
              </w:rPr>
              <w:t xml:space="preserve">modificar, eliminar por cada </w:t>
            </w:r>
            <w:r w:rsidR="00BE0C01">
              <w:rPr>
                <w:rFonts w:ascii="Times New Roman" w:hAnsi="Times New Roman" w:cs="Times New Roman"/>
                <w:sz w:val="24"/>
                <w:szCs w:val="24"/>
              </w:rPr>
              <w:t>orden de trabajo</w:t>
            </w:r>
            <w:r>
              <w:rPr>
                <w:rFonts w:ascii="Times New Roman" w:hAnsi="Times New Roman" w:cs="Times New Roman"/>
                <w:sz w:val="24"/>
                <w:szCs w:val="24"/>
              </w:rPr>
              <w:t xml:space="preserve"> en la lista desplegada</w:t>
            </w:r>
            <w:r w:rsidRPr="0051289B">
              <w:rPr>
                <w:rFonts w:ascii="Times New Roman" w:hAnsi="Times New Roman" w:cs="Times New Roman"/>
                <w:sz w:val="24"/>
                <w:szCs w:val="24"/>
              </w:rPr>
              <w:t xml:space="preserve">. Además despliega las opciones </w:t>
            </w:r>
            <w:r>
              <w:rPr>
                <w:rFonts w:ascii="Times New Roman" w:hAnsi="Times New Roman" w:cs="Times New Roman"/>
                <w:sz w:val="24"/>
                <w:szCs w:val="24"/>
              </w:rPr>
              <w:t>de búsqueda avanzada y nuevo equipo.</w:t>
            </w:r>
          </w:p>
          <w:p w:rsidR="00D02FB1" w:rsidRPr="0051289B" w:rsidRDefault="00D02FB1" w:rsidP="00666F46">
            <w:pPr>
              <w:pStyle w:val="Prrafodelista"/>
              <w:numPr>
                <w:ilvl w:val="0"/>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BE0C01">
              <w:rPr>
                <w:rFonts w:ascii="Times New Roman" w:hAnsi="Times New Roman" w:cs="Times New Roman"/>
                <w:sz w:val="24"/>
                <w:szCs w:val="24"/>
              </w:rPr>
              <w:t>administrador</w:t>
            </w:r>
            <w:r w:rsidRPr="0051289B">
              <w:rPr>
                <w:rFonts w:ascii="Times New Roman" w:hAnsi="Times New Roman" w:cs="Times New Roman"/>
                <w:sz w:val="24"/>
                <w:szCs w:val="24"/>
              </w:rPr>
              <w:t xml:space="preserve"> elige un</w:t>
            </w:r>
            <w:r>
              <w:rPr>
                <w:rFonts w:ascii="Times New Roman" w:hAnsi="Times New Roman" w:cs="Times New Roman"/>
                <w:sz w:val="24"/>
                <w:szCs w:val="24"/>
              </w:rPr>
              <w:t>a</w:t>
            </w:r>
            <w:r w:rsidRPr="0051289B">
              <w:rPr>
                <w:rFonts w:ascii="Times New Roman" w:hAnsi="Times New Roman" w:cs="Times New Roman"/>
                <w:sz w:val="24"/>
                <w:szCs w:val="24"/>
              </w:rPr>
              <w:t xml:space="preserve"> </w:t>
            </w:r>
            <w:r w:rsidR="00BE0C01">
              <w:rPr>
                <w:rFonts w:ascii="Times New Roman" w:hAnsi="Times New Roman" w:cs="Times New Roman"/>
                <w:sz w:val="24"/>
                <w:szCs w:val="24"/>
              </w:rPr>
              <w:t>de las opciones de la orden de trabajo</w:t>
            </w:r>
            <w:r>
              <w:rPr>
                <w:rFonts w:ascii="Times New Roman" w:hAnsi="Times New Roman" w:cs="Times New Roman"/>
                <w:sz w:val="24"/>
                <w:szCs w:val="24"/>
              </w:rPr>
              <w:t>:</w:t>
            </w:r>
          </w:p>
          <w:p w:rsidR="00D02FB1" w:rsidRPr="0051289B" w:rsidRDefault="00D02FB1" w:rsidP="00666F46">
            <w:pPr>
              <w:pStyle w:val="Prrafodelista"/>
              <w:numPr>
                <w:ilvl w:val="1"/>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BE0C01">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 xml:space="preserve">modificar </w:t>
            </w:r>
            <w:r w:rsidR="00BE0C01">
              <w:rPr>
                <w:rFonts w:ascii="Times New Roman" w:hAnsi="Times New Roman" w:cs="Times New Roman"/>
                <w:sz w:val="24"/>
                <w:szCs w:val="24"/>
              </w:rPr>
              <w:t>una orden</w:t>
            </w:r>
          </w:p>
          <w:p w:rsidR="00BE0C01" w:rsidRDefault="00D02FB1" w:rsidP="00666F46">
            <w:pPr>
              <w:pStyle w:val="Prrafodelista"/>
              <w:numPr>
                <w:ilvl w:val="2"/>
                <w:numId w:val="42"/>
              </w:numPr>
              <w:spacing w:after="0" w:line="240" w:lineRule="auto"/>
              <w:rPr>
                <w:rFonts w:ascii="Times New Roman" w:hAnsi="Times New Roman" w:cs="Times New Roman"/>
                <w:sz w:val="24"/>
                <w:szCs w:val="24"/>
              </w:rPr>
            </w:pPr>
            <w:r w:rsidRPr="00BE0C01">
              <w:rPr>
                <w:rFonts w:ascii="Times New Roman" w:hAnsi="Times New Roman" w:cs="Times New Roman"/>
                <w:sz w:val="24"/>
                <w:szCs w:val="24"/>
              </w:rPr>
              <w:t xml:space="preserve">El sistema visualiza la </w:t>
            </w:r>
            <w:r w:rsidR="00BE0C01" w:rsidRPr="00BE0C01">
              <w:rPr>
                <w:rFonts w:ascii="Times New Roman" w:hAnsi="Times New Roman" w:cs="Times New Roman"/>
                <w:sz w:val="24"/>
                <w:szCs w:val="24"/>
              </w:rPr>
              <w:t>interfaz (fig. 3.3.5.2) de edición de datos de la orden de trabajo</w:t>
            </w:r>
            <w:r w:rsidRPr="00BE0C01">
              <w:rPr>
                <w:rFonts w:ascii="Times New Roman" w:hAnsi="Times New Roman" w:cs="Times New Roman"/>
                <w:sz w:val="24"/>
                <w:szCs w:val="24"/>
              </w:rPr>
              <w:t xml:space="preserve"> mostrando los campos: </w:t>
            </w:r>
            <w:r w:rsidR="00BE0C01" w:rsidRPr="00BE0C01">
              <w:rPr>
                <w:rFonts w:ascii="Times New Roman" w:hAnsi="Times New Roman" w:cs="Times New Roman"/>
                <w:sz w:val="24"/>
                <w:szCs w:val="24"/>
              </w:rPr>
              <w:t xml:space="preserve">código de </w:t>
            </w:r>
            <w:r w:rsidRPr="00BE0C01">
              <w:rPr>
                <w:rFonts w:ascii="Times New Roman" w:hAnsi="Times New Roman" w:cs="Times New Roman"/>
                <w:sz w:val="24"/>
                <w:szCs w:val="24"/>
              </w:rPr>
              <w:t xml:space="preserve">orden de trabajo, </w:t>
            </w:r>
            <w:r w:rsidR="00BE0C01" w:rsidRPr="00BE0C01">
              <w:rPr>
                <w:rFonts w:ascii="Times New Roman" w:hAnsi="Times New Roman" w:cs="Times New Roman"/>
                <w:sz w:val="24"/>
                <w:szCs w:val="24"/>
              </w:rPr>
              <w:t>nombre, supervisor, área estimada, estado de orden de trabajo</w:t>
            </w:r>
            <w:r w:rsidR="00BE0C01">
              <w:rPr>
                <w:rFonts w:ascii="Times New Roman" w:hAnsi="Times New Roman" w:cs="Times New Roman"/>
                <w:sz w:val="24"/>
                <w:szCs w:val="24"/>
              </w:rPr>
              <w:t xml:space="preserve">. </w:t>
            </w:r>
          </w:p>
          <w:p w:rsidR="00D02FB1" w:rsidRPr="00BE0C01" w:rsidRDefault="00D02FB1" w:rsidP="00BE0C01">
            <w:pPr>
              <w:pStyle w:val="Prrafodelista"/>
              <w:spacing w:after="0" w:line="240" w:lineRule="auto"/>
              <w:ind w:left="1224"/>
              <w:rPr>
                <w:rFonts w:ascii="Times New Roman" w:hAnsi="Times New Roman" w:cs="Times New Roman"/>
                <w:sz w:val="24"/>
                <w:szCs w:val="24"/>
              </w:rPr>
            </w:pPr>
            <w:r w:rsidRPr="00BE0C01">
              <w:rPr>
                <w:rFonts w:ascii="Times New Roman" w:hAnsi="Times New Roman" w:cs="Times New Roman"/>
                <w:sz w:val="24"/>
                <w:szCs w:val="24"/>
              </w:rPr>
              <w:lastRenderedPageBreak/>
              <w:t>Además las opciones de grabar o retornar.</w:t>
            </w:r>
          </w:p>
          <w:p w:rsidR="00D02FB1" w:rsidRPr="0051289B" w:rsidRDefault="00D02FB1" w:rsidP="00666F46">
            <w:pPr>
              <w:pStyle w:val="Prrafodelista"/>
              <w:numPr>
                <w:ilvl w:val="2"/>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sidR="00BE0C01">
              <w:rPr>
                <w:rFonts w:ascii="Times New Roman" w:hAnsi="Times New Roman" w:cs="Times New Roman"/>
                <w:sz w:val="24"/>
                <w:szCs w:val="24"/>
              </w:rPr>
              <w:t>administrador</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edita </w:t>
            </w:r>
            <w:r w:rsidRPr="0051289B">
              <w:rPr>
                <w:rFonts w:ascii="Times New Roman" w:hAnsi="Times New Roman" w:cs="Times New Roman"/>
                <w:sz w:val="24"/>
                <w:szCs w:val="24"/>
              </w:rPr>
              <w:t>cualquiera de los campos listados como editables.</w:t>
            </w:r>
          </w:p>
          <w:p w:rsidR="00D02FB1" w:rsidRPr="0051289B" w:rsidRDefault="00D02FB1" w:rsidP="00666F46">
            <w:pPr>
              <w:pStyle w:val="Prrafodelista"/>
              <w:numPr>
                <w:ilvl w:val="2"/>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sidR="00BE0C01">
              <w:rPr>
                <w:rFonts w:ascii="Times New Roman" w:hAnsi="Times New Roman" w:cs="Times New Roman"/>
                <w:sz w:val="24"/>
                <w:szCs w:val="24"/>
              </w:rPr>
              <w:t>administrador</w:t>
            </w:r>
            <w:r>
              <w:rPr>
                <w:rFonts w:ascii="Times New Roman" w:hAnsi="Times New Roman" w:cs="Times New Roman"/>
                <w:sz w:val="24"/>
                <w:szCs w:val="24"/>
              </w:rPr>
              <w:t xml:space="preserve"> elige la opción de </w:t>
            </w:r>
            <w:r w:rsidRPr="0051289B">
              <w:rPr>
                <w:rFonts w:ascii="Times New Roman" w:hAnsi="Times New Roman" w:cs="Times New Roman"/>
                <w:sz w:val="24"/>
                <w:szCs w:val="24"/>
              </w:rPr>
              <w:t>grabar.</w:t>
            </w:r>
          </w:p>
          <w:p w:rsidR="00D02FB1" w:rsidRPr="0051289B" w:rsidRDefault="00D02FB1" w:rsidP="00666F46">
            <w:pPr>
              <w:pStyle w:val="Prrafodelista"/>
              <w:numPr>
                <w:ilvl w:val="2"/>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verifica la validez de los datos a grabar.</w:t>
            </w:r>
          </w:p>
          <w:p w:rsidR="00D02FB1" w:rsidRPr="0051289B" w:rsidRDefault="00D02FB1" w:rsidP="00666F46">
            <w:pPr>
              <w:pStyle w:val="Prrafodelista"/>
              <w:numPr>
                <w:ilvl w:val="2"/>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graba en la base de datos los datos modificados e informa al </w:t>
            </w:r>
            <w:r>
              <w:rPr>
                <w:rFonts w:ascii="Times New Roman" w:hAnsi="Times New Roman" w:cs="Times New Roman"/>
                <w:sz w:val="24"/>
                <w:szCs w:val="24"/>
              </w:rPr>
              <w:t>almacenero</w:t>
            </w:r>
            <w:r w:rsidRPr="0051289B">
              <w:rPr>
                <w:rFonts w:ascii="Times New Roman" w:hAnsi="Times New Roman" w:cs="Times New Roman"/>
                <w:sz w:val="24"/>
                <w:szCs w:val="24"/>
              </w:rPr>
              <w:t xml:space="preserve"> que la operación se realizó exitosamente</w:t>
            </w:r>
            <w:r>
              <w:rPr>
                <w:rFonts w:ascii="Times New Roman" w:hAnsi="Times New Roman" w:cs="Times New Roman"/>
                <w:sz w:val="24"/>
                <w:szCs w:val="24"/>
              </w:rPr>
              <w:t xml:space="preserve"> mediante un mensaje</w:t>
            </w:r>
            <w:r w:rsidRPr="0051289B">
              <w:rPr>
                <w:rFonts w:ascii="Times New Roman" w:hAnsi="Times New Roman" w:cs="Times New Roman"/>
                <w:sz w:val="24"/>
                <w:szCs w:val="24"/>
              </w:rPr>
              <w:t>.</w:t>
            </w:r>
            <w:r>
              <w:rPr>
                <w:rFonts w:ascii="Times New Roman" w:hAnsi="Times New Roman" w:cs="Times New Roman"/>
                <w:sz w:val="24"/>
                <w:szCs w:val="24"/>
              </w:rPr>
              <w:t xml:space="preserve"> Y visualizando en detalle todos los campos actualizados </w:t>
            </w:r>
            <w:r w:rsidR="000811B2">
              <w:rPr>
                <w:rFonts w:ascii="Times New Roman" w:hAnsi="Times New Roman" w:cs="Times New Roman"/>
                <w:sz w:val="24"/>
                <w:szCs w:val="24"/>
              </w:rPr>
              <w:t>de la orden de trabajo</w:t>
            </w:r>
            <w:r>
              <w:rPr>
                <w:rFonts w:ascii="Times New Roman" w:hAnsi="Times New Roman" w:cs="Times New Roman"/>
                <w:sz w:val="24"/>
                <w:szCs w:val="24"/>
              </w:rPr>
              <w:t>.</w:t>
            </w:r>
          </w:p>
          <w:p w:rsidR="00D02FB1" w:rsidRPr="0051289B" w:rsidRDefault="00D02FB1" w:rsidP="00666F46">
            <w:pPr>
              <w:pStyle w:val="Prrafodelista"/>
              <w:numPr>
                <w:ilvl w:val="1"/>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0811B2">
              <w:rPr>
                <w:rFonts w:ascii="Times New Roman" w:hAnsi="Times New Roman" w:cs="Times New Roman"/>
                <w:sz w:val="24"/>
                <w:szCs w:val="24"/>
              </w:rPr>
              <w:t>almacenero</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eliminar</w:t>
            </w:r>
            <w:r>
              <w:rPr>
                <w:rFonts w:ascii="Times New Roman" w:hAnsi="Times New Roman" w:cs="Times New Roman"/>
                <w:sz w:val="24"/>
                <w:szCs w:val="24"/>
              </w:rPr>
              <w:t xml:space="preserve"> </w:t>
            </w:r>
            <w:r w:rsidR="000811B2">
              <w:rPr>
                <w:rFonts w:ascii="Times New Roman" w:hAnsi="Times New Roman" w:cs="Times New Roman"/>
                <w:sz w:val="24"/>
                <w:szCs w:val="24"/>
              </w:rPr>
              <w:t>actividad</w:t>
            </w:r>
          </w:p>
          <w:p w:rsidR="00D02FB1" w:rsidRPr="0051289B" w:rsidRDefault="00D02FB1" w:rsidP="00666F46">
            <w:pPr>
              <w:pStyle w:val="Prrafodelista"/>
              <w:numPr>
                <w:ilvl w:val="2"/>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pide confirmación al </w:t>
            </w:r>
            <w:r w:rsidR="000811B2">
              <w:rPr>
                <w:rFonts w:ascii="Times New Roman" w:hAnsi="Times New Roman" w:cs="Times New Roman"/>
                <w:sz w:val="24"/>
                <w:szCs w:val="24"/>
              </w:rPr>
              <w:t>administrador</w:t>
            </w:r>
          </w:p>
          <w:p w:rsidR="00D02FB1" w:rsidRPr="0051289B" w:rsidRDefault="00D02FB1" w:rsidP="00666F46">
            <w:pPr>
              <w:pStyle w:val="Prrafodelista"/>
              <w:numPr>
                <w:ilvl w:val="2"/>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0811B2">
              <w:rPr>
                <w:rFonts w:ascii="Times New Roman" w:hAnsi="Times New Roman" w:cs="Times New Roman"/>
                <w:sz w:val="24"/>
                <w:szCs w:val="24"/>
              </w:rPr>
              <w:t>administrador</w:t>
            </w:r>
            <w:r w:rsidRPr="0051289B">
              <w:rPr>
                <w:rFonts w:ascii="Times New Roman" w:hAnsi="Times New Roman" w:cs="Times New Roman"/>
                <w:sz w:val="24"/>
                <w:szCs w:val="24"/>
              </w:rPr>
              <w:t xml:space="preserve"> confirma la eliminación</w:t>
            </w:r>
          </w:p>
          <w:p w:rsidR="00D02FB1" w:rsidRPr="0051289B" w:rsidRDefault="00D02FB1" w:rsidP="00666F46">
            <w:pPr>
              <w:pStyle w:val="Prrafodelista"/>
              <w:numPr>
                <w:ilvl w:val="3"/>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elimina </w:t>
            </w:r>
            <w:r w:rsidR="000811B2">
              <w:rPr>
                <w:rFonts w:ascii="Times New Roman" w:hAnsi="Times New Roman" w:cs="Times New Roman"/>
                <w:sz w:val="24"/>
                <w:szCs w:val="24"/>
              </w:rPr>
              <w:t>la orden de trabajo</w:t>
            </w:r>
          </w:p>
          <w:p w:rsidR="00D02FB1" w:rsidRDefault="00D02FB1" w:rsidP="00666F46">
            <w:pPr>
              <w:pStyle w:val="Prrafodelista"/>
              <w:numPr>
                <w:ilvl w:val="3"/>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visualiza el mensaje de que la eliminación fue exitosa.</w:t>
            </w:r>
          </w:p>
          <w:p w:rsidR="00D02FB1" w:rsidRPr="0051289B" w:rsidRDefault="00D02FB1" w:rsidP="00666F46">
            <w:pPr>
              <w:pStyle w:val="Prrafodelista"/>
              <w:numPr>
                <w:ilvl w:val="2"/>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Caso contrario</w:t>
            </w:r>
          </w:p>
          <w:p w:rsidR="00D02FB1" w:rsidRPr="0051289B" w:rsidRDefault="00D02FB1" w:rsidP="00666F46">
            <w:pPr>
              <w:pStyle w:val="Prrafodelista"/>
              <w:numPr>
                <w:ilvl w:val="3"/>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retorna a la vista </w:t>
            </w:r>
            <w:r w:rsidR="000811B2">
              <w:rPr>
                <w:rFonts w:ascii="Times New Roman" w:hAnsi="Times New Roman" w:cs="Times New Roman"/>
                <w:sz w:val="24"/>
                <w:szCs w:val="24"/>
              </w:rPr>
              <w:t>de listado de equipo (fig. 3.3.5</w:t>
            </w:r>
            <w:r>
              <w:rPr>
                <w:rFonts w:ascii="Times New Roman" w:hAnsi="Times New Roman" w:cs="Times New Roman"/>
                <w:sz w:val="24"/>
                <w:szCs w:val="24"/>
              </w:rPr>
              <w:t>.1)</w:t>
            </w:r>
            <w:r w:rsidRPr="0051289B">
              <w:rPr>
                <w:rFonts w:ascii="Times New Roman" w:hAnsi="Times New Roman" w:cs="Times New Roman"/>
                <w:sz w:val="24"/>
                <w:szCs w:val="24"/>
              </w:rPr>
              <w:t>.</w:t>
            </w:r>
          </w:p>
          <w:p w:rsidR="00D02FB1" w:rsidRDefault="00D02FB1" w:rsidP="00666F46">
            <w:pPr>
              <w:pStyle w:val="Prrafodelista"/>
              <w:numPr>
                <w:ilvl w:val="1"/>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0811B2">
              <w:rPr>
                <w:rFonts w:ascii="Times New Roman" w:hAnsi="Times New Roman" w:cs="Times New Roman"/>
                <w:sz w:val="24"/>
                <w:szCs w:val="24"/>
              </w:rPr>
              <w:t>administrador</w:t>
            </w:r>
            <w:r w:rsidRPr="0051289B">
              <w:rPr>
                <w:rFonts w:ascii="Times New Roman" w:hAnsi="Times New Roman" w:cs="Times New Roman"/>
                <w:sz w:val="24"/>
                <w:szCs w:val="24"/>
              </w:rPr>
              <w:t xml:space="preserve"> elige realizar una búsqueda avanzada</w:t>
            </w:r>
          </w:p>
          <w:p w:rsidR="00D02FB1" w:rsidRDefault="00D02FB1" w:rsidP="00D02FB1">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3.3.1. Introduce en el campo de búsqueda su criterio a buscar.</w:t>
            </w:r>
          </w:p>
          <w:p w:rsidR="00D02FB1" w:rsidRPr="0051289B" w:rsidRDefault="00D02FB1" w:rsidP="00D02FB1">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 xml:space="preserve">3.3.2. Se desplegará en la lista de </w:t>
            </w:r>
            <w:r w:rsidR="000811B2">
              <w:rPr>
                <w:rFonts w:ascii="Times New Roman" w:hAnsi="Times New Roman" w:cs="Times New Roman"/>
                <w:sz w:val="24"/>
                <w:szCs w:val="24"/>
              </w:rPr>
              <w:t>órdenes de trabajo</w:t>
            </w:r>
            <w:r>
              <w:rPr>
                <w:rFonts w:ascii="Times New Roman" w:hAnsi="Times New Roman" w:cs="Times New Roman"/>
                <w:sz w:val="24"/>
                <w:szCs w:val="24"/>
              </w:rPr>
              <w:t xml:space="preserve"> solo aquellos que cumplan el criterio de búsqueda.</w:t>
            </w:r>
          </w:p>
          <w:p w:rsidR="00D02FB1" w:rsidRPr="00501BF3" w:rsidRDefault="00D02FB1" w:rsidP="00666F46">
            <w:pPr>
              <w:pStyle w:val="Prrafodelista"/>
              <w:numPr>
                <w:ilvl w:val="0"/>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0811B2">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sidR="000811B2">
              <w:rPr>
                <w:rFonts w:ascii="Times New Roman" w:hAnsi="Times New Roman" w:cs="Times New Roman"/>
                <w:sz w:val="24"/>
                <w:szCs w:val="24"/>
              </w:rPr>
              <w:t>Nueva obra</w:t>
            </w:r>
          </w:p>
          <w:p w:rsidR="00D02FB1" w:rsidRDefault="00D02FB1" w:rsidP="00666F46">
            <w:pPr>
              <w:pStyle w:val="Prrafodelista"/>
              <w:numPr>
                <w:ilvl w:val="0"/>
                <w:numId w:val="4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07F3A">
              <w:rPr>
                <w:rFonts w:ascii="Times New Roman" w:hAnsi="Times New Roman" w:cs="Times New Roman"/>
                <w:sz w:val="24"/>
                <w:szCs w:val="24"/>
              </w:rPr>
              <w:t xml:space="preserve">El sistema visualiza la </w:t>
            </w:r>
            <w:r w:rsidR="000811B2">
              <w:rPr>
                <w:rFonts w:ascii="Times New Roman" w:hAnsi="Times New Roman" w:cs="Times New Roman"/>
                <w:sz w:val="24"/>
                <w:szCs w:val="24"/>
              </w:rPr>
              <w:t>interfaz (fig. 3.3.5</w:t>
            </w:r>
            <w:r>
              <w:rPr>
                <w:rFonts w:ascii="Times New Roman" w:hAnsi="Times New Roman" w:cs="Times New Roman"/>
                <w:sz w:val="24"/>
                <w:szCs w:val="24"/>
              </w:rPr>
              <w:t xml:space="preserve">.2) para ingresar los </w:t>
            </w:r>
            <w:r w:rsidR="000811B2">
              <w:rPr>
                <w:rFonts w:ascii="Times New Roman" w:hAnsi="Times New Roman" w:cs="Times New Roman"/>
                <w:sz w:val="24"/>
                <w:szCs w:val="24"/>
              </w:rPr>
              <w:t>datos de la orden de trabajo</w:t>
            </w:r>
            <w:r>
              <w:rPr>
                <w:rFonts w:ascii="Times New Roman" w:hAnsi="Times New Roman" w:cs="Times New Roman"/>
                <w:sz w:val="24"/>
                <w:szCs w:val="24"/>
              </w:rPr>
              <w:t xml:space="preserve"> como</w:t>
            </w:r>
            <w:r w:rsidRPr="00E07F3A">
              <w:rPr>
                <w:rFonts w:ascii="Times New Roman" w:hAnsi="Times New Roman" w:cs="Times New Roman"/>
                <w:sz w:val="24"/>
                <w:szCs w:val="24"/>
              </w:rPr>
              <w:t xml:space="preserve"> </w:t>
            </w:r>
            <w:r w:rsidR="000811B2">
              <w:rPr>
                <w:rFonts w:ascii="Times New Roman" w:hAnsi="Times New Roman" w:cs="Times New Roman"/>
                <w:sz w:val="24"/>
                <w:szCs w:val="24"/>
              </w:rPr>
              <w:t>código</w:t>
            </w:r>
            <w:r>
              <w:rPr>
                <w:rFonts w:ascii="Times New Roman" w:hAnsi="Times New Roman" w:cs="Times New Roman"/>
                <w:sz w:val="24"/>
                <w:szCs w:val="24"/>
              </w:rPr>
              <w:t xml:space="preserve">, </w:t>
            </w:r>
            <w:r w:rsidR="000811B2">
              <w:rPr>
                <w:rFonts w:ascii="Times New Roman" w:hAnsi="Times New Roman" w:cs="Times New Roman"/>
                <w:sz w:val="24"/>
                <w:szCs w:val="24"/>
              </w:rPr>
              <w:t>nombre</w:t>
            </w:r>
            <w:r>
              <w:rPr>
                <w:rFonts w:ascii="Times New Roman" w:hAnsi="Times New Roman" w:cs="Times New Roman"/>
                <w:sz w:val="24"/>
                <w:szCs w:val="24"/>
              </w:rPr>
              <w:t xml:space="preserve">, </w:t>
            </w:r>
            <w:r w:rsidR="000811B2">
              <w:rPr>
                <w:rFonts w:ascii="Times New Roman" w:hAnsi="Times New Roman" w:cs="Times New Roman"/>
                <w:sz w:val="24"/>
                <w:szCs w:val="24"/>
              </w:rPr>
              <w:t>supervisor</w:t>
            </w:r>
            <w:r>
              <w:rPr>
                <w:rFonts w:ascii="Times New Roman" w:hAnsi="Times New Roman" w:cs="Times New Roman"/>
                <w:sz w:val="24"/>
                <w:szCs w:val="24"/>
              </w:rPr>
              <w:t xml:space="preserve">, </w:t>
            </w:r>
            <w:r w:rsidR="000811B2">
              <w:rPr>
                <w:rFonts w:ascii="Times New Roman" w:hAnsi="Times New Roman" w:cs="Times New Roman"/>
                <w:sz w:val="24"/>
                <w:szCs w:val="24"/>
              </w:rPr>
              <w:t>área estimada, estado de orden de trabajo</w:t>
            </w:r>
            <w:r>
              <w:rPr>
                <w:rFonts w:ascii="Times New Roman" w:hAnsi="Times New Roman" w:cs="Times New Roman"/>
                <w:sz w:val="24"/>
                <w:szCs w:val="24"/>
              </w:rPr>
              <w:t>.</w:t>
            </w:r>
          </w:p>
          <w:p w:rsidR="00D02FB1" w:rsidRDefault="00D02FB1" w:rsidP="00D02FB1">
            <w:pPr>
              <w:pStyle w:val="Prrafodelista"/>
              <w:spacing w:after="0" w:line="240" w:lineRule="auto"/>
              <w:rPr>
                <w:rFonts w:ascii="Times New Roman" w:hAnsi="Times New Roman" w:cs="Times New Roman"/>
                <w:sz w:val="24"/>
                <w:szCs w:val="24"/>
              </w:rPr>
            </w:pPr>
            <w:r>
              <w:rPr>
                <w:rFonts w:ascii="Times New Roman" w:hAnsi="Times New Roman" w:cs="Times New Roman"/>
                <w:sz w:val="24"/>
                <w:szCs w:val="24"/>
              </w:rPr>
              <w:t>Además de las opción de grabar y</w:t>
            </w:r>
            <w:r w:rsidRPr="00E07F3A">
              <w:rPr>
                <w:rFonts w:ascii="Times New Roman" w:hAnsi="Times New Roman" w:cs="Times New Roman"/>
                <w:sz w:val="24"/>
                <w:szCs w:val="24"/>
              </w:rPr>
              <w:t xml:space="preserve"> retornar</w:t>
            </w:r>
          </w:p>
          <w:p w:rsidR="00D02FB1" w:rsidRDefault="00D02FB1" w:rsidP="00666F46">
            <w:pPr>
              <w:pStyle w:val="Prrafodelista"/>
              <w:numPr>
                <w:ilvl w:val="0"/>
                <w:numId w:val="4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w:t>
            </w:r>
            <w:r w:rsidR="000811B2">
              <w:rPr>
                <w:rFonts w:ascii="Times New Roman" w:hAnsi="Times New Roman" w:cs="Times New Roman"/>
                <w:sz w:val="24"/>
                <w:szCs w:val="24"/>
              </w:rPr>
              <w:t>administrador</w:t>
            </w:r>
            <w:r>
              <w:rPr>
                <w:rFonts w:ascii="Times New Roman" w:hAnsi="Times New Roman" w:cs="Times New Roman"/>
                <w:sz w:val="24"/>
                <w:szCs w:val="24"/>
              </w:rPr>
              <w:t xml:space="preserve"> ingres</w:t>
            </w:r>
            <w:r w:rsidR="000811B2">
              <w:rPr>
                <w:rFonts w:ascii="Times New Roman" w:hAnsi="Times New Roman" w:cs="Times New Roman"/>
                <w:sz w:val="24"/>
                <w:szCs w:val="24"/>
              </w:rPr>
              <w:t>a todos los datos requeridos de la orden de trabajo.</w:t>
            </w:r>
          </w:p>
          <w:p w:rsidR="00D02FB1" w:rsidRDefault="00D02FB1" w:rsidP="00666F46">
            <w:pPr>
              <w:pStyle w:val="Prrafodelista"/>
              <w:numPr>
                <w:ilvl w:val="0"/>
                <w:numId w:val="4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Si el </w:t>
            </w:r>
            <w:r w:rsidR="000811B2">
              <w:rPr>
                <w:rFonts w:ascii="Times New Roman" w:hAnsi="Times New Roman" w:cs="Times New Roman"/>
                <w:sz w:val="24"/>
                <w:szCs w:val="24"/>
              </w:rPr>
              <w:t>administrador</w:t>
            </w:r>
            <w:r>
              <w:rPr>
                <w:rFonts w:ascii="Times New Roman" w:hAnsi="Times New Roman" w:cs="Times New Roman"/>
                <w:sz w:val="24"/>
                <w:szCs w:val="24"/>
              </w:rPr>
              <w:t xml:space="preserve"> elige la opción de grabar.</w:t>
            </w:r>
          </w:p>
          <w:p w:rsidR="00D02FB1" w:rsidRDefault="00D02FB1" w:rsidP="00666F46">
            <w:pPr>
              <w:pStyle w:val="Prrafodelista"/>
              <w:numPr>
                <w:ilvl w:val="0"/>
                <w:numId w:val="4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verifica la validez de los datos a grabar.</w:t>
            </w:r>
          </w:p>
          <w:p w:rsidR="00D02FB1" w:rsidRPr="00501BF3" w:rsidRDefault="00D02FB1" w:rsidP="00666F46">
            <w:pPr>
              <w:pStyle w:val="Prrafodelista"/>
              <w:numPr>
                <w:ilvl w:val="0"/>
                <w:numId w:val="4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graba en la base de datos los datos ingresados e informa al </w:t>
            </w:r>
            <w:r w:rsidR="000811B2">
              <w:rPr>
                <w:rFonts w:ascii="Times New Roman" w:hAnsi="Times New Roman" w:cs="Times New Roman"/>
                <w:sz w:val="24"/>
                <w:szCs w:val="24"/>
              </w:rPr>
              <w:t>administrador</w:t>
            </w:r>
            <w:r>
              <w:rPr>
                <w:rFonts w:ascii="Times New Roman" w:hAnsi="Times New Roman" w:cs="Times New Roman"/>
                <w:sz w:val="24"/>
                <w:szCs w:val="24"/>
              </w:rPr>
              <w:t xml:space="preserve"> que la operación se realizó exitosamente mediante un mensaje. Y visualizando en detalle todos </w:t>
            </w:r>
            <w:r w:rsidR="000811B2">
              <w:rPr>
                <w:rFonts w:ascii="Times New Roman" w:hAnsi="Times New Roman" w:cs="Times New Roman"/>
                <w:sz w:val="24"/>
                <w:szCs w:val="24"/>
              </w:rPr>
              <w:t>los campos ingresados de la orden de trabajo</w:t>
            </w:r>
            <w:r>
              <w:rPr>
                <w:rFonts w:ascii="Times New Roman" w:hAnsi="Times New Roman" w:cs="Times New Roman"/>
                <w:sz w:val="24"/>
                <w:szCs w:val="24"/>
              </w:rPr>
              <w:t>.</w:t>
            </w:r>
          </w:p>
        </w:tc>
      </w:tr>
      <w:tr w:rsidR="00D02FB1" w:rsidRPr="0051289B" w:rsidTr="00CF5D43">
        <w:trPr>
          <w:trHeight w:val="693"/>
        </w:trPr>
        <w:tc>
          <w:tcPr>
            <w:tcW w:w="2253" w:type="dxa"/>
            <w:shd w:val="clear" w:color="auto" w:fill="DBE5F1"/>
          </w:tcPr>
          <w:p w:rsidR="00D02FB1" w:rsidRPr="0051289B" w:rsidRDefault="00D02FB1" w:rsidP="00D02FB1">
            <w:pPr>
              <w:ind w:left="708"/>
              <w:contextualSpacing/>
              <w:jc w:val="right"/>
              <w:rPr>
                <w:rFonts w:ascii="Times New Roman" w:hAnsi="Times New Roman" w:cs="Times New Roman"/>
                <w:b/>
                <w:bCs/>
                <w:sz w:val="24"/>
                <w:szCs w:val="24"/>
              </w:rPr>
            </w:pPr>
            <w:r>
              <w:rPr>
                <w:rFonts w:ascii="Times New Roman" w:hAnsi="Times New Roman" w:cs="Times New Roman"/>
                <w:b/>
                <w:bCs/>
                <w:sz w:val="24"/>
                <w:szCs w:val="24"/>
              </w:rPr>
              <w:lastRenderedPageBreak/>
              <w:t xml:space="preserve">Flujo(s) </w:t>
            </w:r>
            <w:r w:rsidRPr="0051289B">
              <w:rPr>
                <w:rFonts w:ascii="Times New Roman" w:hAnsi="Times New Roman" w:cs="Times New Roman"/>
                <w:b/>
                <w:bCs/>
                <w:sz w:val="24"/>
                <w:szCs w:val="24"/>
              </w:rPr>
              <w:t>alternativo(s):</w:t>
            </w:r>
          </w:p>
        </w:tc>
        <w:tc>
          <w:tcPr>
            <w:tcW w:w="7038" w:type="dxa"/>
            <w:gridSpan w:val="3"/>
          </w:tcPr>
          <w:p w:rsidR="00D02FB1" w:rsidRPr="0051289B" w:rsidRDefault="00D02FB1" w:rsidP="00666F46">
            <w:pPr>
              <w:pStyle w:val="Prrafodelista"/>
              <w:numPr>
                <w:ilvl w:val="0"/>
                <w:numId w:val="44"/>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En el punto 2. del fluj</w:t>
            </w:r>
            <w:r w:rsidR="000811B2">
              <w:rPr>
                <w:rFonts w:ascii="Times New Roman" w:hAnsi="Times New Roman" w:cs="Times New Roman"/>
                <w:sz w:val="24"/>
                <w:szCs w:val="24"/>
              </w:rPr>
              <w:t>o principal, si no existe ninguna</w:t>
            </w:r>
            <w:r w:rsidRPr="0051289B">
              <w:rPr>
                <w:rFonts w:ascii="Times New Roman" w:hAnsi="Times New Roman" w:cs="Times New Roman"/>
                <w:sz w:val="24"/>
                <w:szCs w:val="24"/>
              </w:rPr>
              <w:t xml:space="preserve"> </w:t>
            </w:r>
            <w:r w:rsidR="000811B2">
              <w:rPr>
                <w:rFonts w:ascii="Times New Roman" w:hAnsi="Times New Roman" w:cs="Times New Roman"/>
                <w:sz w:val="24"/>
                <w:szCs w:val="24"/>
              </w:rPr>
              <w:t>orden de trabajo registrada</w:t>
            </w:r>
            <w:r w:rsidRPr="0051289B">
              <w:rPr>
                <w:rFonts w:ascii="Times New Roman" w:hAnsi="Times New Roman" w:cs="Times New Roman"/>
                <w:sz w:val="24"/>
                <w:szCs w:val="24"/>
              </w:rPr>
              <w:t>.</w:t>
            </w:r>
          </w:p>
          <w:p w:rsidR="00D02FB1" w:rsidRPr="0051289B" w:rsidRDefault="00D02FB1" w:rsidP="00666F46">
            <w:pPr>
              <w:pStyle w:val="Prrafodelista"/>
              <w:numPr>
                <w:ilvl w:val="1"/>
                <w:numId w:val="44"/>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visualizará </w:t>
            </w:r>
            <w:r>
              <w:rPr>
                <w:rFonts w:ascii="Times New Roman" w:hAnsi="Times New Roman" w:cs="Times New Roman"/>
                <w:sz w:val="24"/>
                <w:szCs w:val="24"/>
              </w:rPr>
              <w:t xml:space="preserve">solo las entradas de búsqueda, pero no </w:t>
            </w:r>
            <w:r w:rsidRPr="0051289B">
              <w:rPr>
                <w:rFonts w:ascii="Times New Roman" w:hAnsi="Times New Roman" w:cs="Times New Roman"/>
                <w:sz w:val="24"/>
                <w:szCs w:val="24"/>
              </w:rPr>
              <w:t xml:space="preserve"> visualizará </w:t>
            </w:r>
            <w:r w:rsidR="000811B2">
              <w:rPr>
                <w:rFonts w:ascii="Times New Roman" w:hAnsi="Times New Roman" w:cs="Times New Roman"/>
                <w:sz w:val="24"/>
                <w:szCs w:val="24"/>
              </w:rPr>
              <w:t>ninguna orden de trabajo</w:t>
            </w:r>
            <w:r>
              <w:rPr>
                <w:rFonts w:ascii="Times New Roman" w:hAnsi="Times New Roman" w:cs="Times New Roman"/>
                <w:sz w:val="24"/>
                <w:szCs w:val="24"/>
              </w:rPr>
              <w:t>.</w:t>
            </w:r>
          </w:p>
          <w:p w:rsidR="00D02FB1" w:rsidRPr="0051289B" w:rsidRDefault="00D02FB1" w:rsidP="00666F46">
            <w:pPr>
              <w:pStyle w:val="Prrafodelista"/>
              <w:numPr>
                <w:ilvl w:val="0"/>
                <w:numId w:val="44"/>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3.1.4</w:t>
            </w:r>
            <w:r w:rsidRPr="0051289B">
              <w:rPr>
                <w:rFonts w:ascii="Times New Roman" w:hAnsi="Times New Roman" w:cs="Times New Roman"/>
                <w:sz w:val="24"/>
                <w:szCs w:val="24"/>
              </w:rPr>
              <w:t xml:space="preserve">, si los campos </w:t>
            </w:r>
            <w:r w:rsidR="000811B2">
              <w:rPr>
                <w:rFonts w:ascii="Times New Roman" w:hAnsi="Times New Roman" w:cs="Times New Roman"/>
                <w:sz w:val="24"/>
                <w:szCs w:val="24"/>
              </w:rPr>
              <w:t>código</w:t>
            </w:r>
            <w:r>
              <w:rPr>
                <w:rFonts w:ascii="Times New Roman" w:hAnsi="Times New Roman" w:cs="Times New Roman"/>
                <w:sz w:val="24"/>
                <w:szCs w:val="24"/>
              </w:rPr>
              <w:t xml:space="preserve">, </w:t>
            </w:r>
            <w:r w:rsidR="000811B2">
              <w:rPr>
                <w:rFonts w:ascii="Times New Roman" w:hAnsi="Times New Roman" w:cs="Times New Roman"/>
                <w:sz w:val="24"/>
                <w:szCs w:val="24"/>
              </w:rPr>
              <w:t>nombre</w:t>
            </w:r>
            <w:r>
              <w:rPr>
                <w:rFonts w:ascii="Times New Roman" w:hAnsi="Times New Roman" w:cs="Times New Roman"/>
                <w:sz w:val="24"/>
                <w:szCs w:val="24"/>
              </w:rPr>
              <w:t xml:space="preserve">, </w:t>
            </w:r>
            <w:r w:rsidR="000811B2">
              <w:rPr>
                <w:rFonts w:ascii="Times New Roman" w:hAnsi="Times New Roman" w:cs="Times New Roman"/>
                <w:sz w:val="24"/>
                <w:szCs w:val="24"/>
              </w:rPr>
              <w:t xml:space="preserve">estado de orden. </w:t>
            </w:r>
            <w:r>
              <w:rPr>
                <w:rFonts w:ascii="Times New Roman" w:hAnsi="Times New Roman" w:cs="Times New Roman"/>
                <w:sz w:val="24"/>
                <w:szCs w:val="24"/>
              </w:rPr>
              <w:t>S</w:t>
            </w:r>
            <w:r w:rsidRPr="0051289B">
              <w:rPr>
                <w:rFonts w:ascii="Times New Roman" w:hAnsi="Times New Roman" w:cs="Times New Roman"/>
                <w:sz w:val="24"/>
                <w:szCs w:val="24"/>
              </w:rPr>
              <w:t>on vacíos</w:t>
            </w:r>
            <w:r>
              <w:rPr>
                <w:rFonts w:ascii="Times New Roman" w:hAnsi="Times New Roman" w:cs="Times New Roman"/>
                <w:sz w:val="24"/>
                <w:szCs w:val="24"/>
              </w:rPr>
              <w:t>.</w:t>
            </w:r>
          </w:p>
          <w:p w:rsidR="00D02FB1" w:rsidRPr="0051289B" w:rsidRDefault="00D02FB1" w:rsidP="00666F46">
            <w:pPr>
              <w:pStyle w:val="Prrafodelista"/>
              <w:numPr>
                <w:ilvl w:val="1"/>
                <w:numId w:val="44"/>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informa que campo o campos están vacíos y no procede a grabar los cambios.</w:t>
            </w:r>
          </w:p>
          <w:p w:rsidR="00D02FB1" w:rsidRDefault="000811B2" w:rsidP="00666F46">
            <w:pPr>
              <w:pStyle w:val="Prrafodelista"/>
              <w:numPr>
                <w:ilvl w:val="0"/>
                <w:numId w:val="44"/>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4.4. si los campos, código</w:t>
            </w:r>
            <w:r w:rsidR="00D02FB1">
              <w:rPr>
                <w:rFonts w:ascii="Times New Roman" w:hAnsi="Times New Roman" w:cs="Times New Roman"/>
                <w:sz w:val="24"/>
                <w:szCs w:val="24"/>
              </w:rPr>
              <w:t xml:space="preserve">, </w:t>
            </w:r>
            <w:r>
              <w:rPr>
                <w:rFonts w:ascii="Times New Roman" w:hAnsi="Times New Roman" w:cs="Times New Roman"/>
                <w:sz w:val="24"/>
                <w:szCs w:val="24"/>
              </w:rPr>
              <w:t xml:space="preserve">nombre y estado de orden de trabajo. </w:t>
            </w:r>
            <w:r w:rsidR="00D02FB1">
              <w:rPr>
                <w:rFonts w:ascii="Times New Roman" w:hAnsi="Times New Roman" w:cs="Times New Roman"/>
                <w:sz w:val="24"/>
                <w:szCs w:val="24"/>
              </w:rPr>
              <w:t>Son vacíos, o no cumplen alguna política de negocio.</w:t>
            </w:r>
          </w:p>
          <w:p w:rsidR="00D02FB1" w:rsidRPr="00475F2C" w:rsidRDefault="00D02FB1" w:rsidP="00666F46">
            <w:pPr>
              <w:pStyle w:val="Prrafodelista"/>
              <w:numPr>
                <w:ilvl w:val="0"/>
                <w:numId w:val="45"/>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475F2C">
              <w:rPr>
                <w:rFonts w:ascii="Times New Roman" w:hAnsi="Times New Roman" w:cs="Times New Roman"/>
                <w:sz w:val="24"/>
                <w:szCs w:val="24"/>
              </w:rPr>
              <w:t xml:space="preserve">El sistema informa que campo o campos están vacíos y no </w:t>
            </w:r>
            <w:r>
              <w:rPr>
                <w:rFonts w:ascii="Times New Roman" w:hAnsi="Times New Roman" w:cs="Times New Roman"/>
                <w:sz w:val="24"/>
                <w:szCs w:val="24"/>
              </w:rPr>
              <w:t>procede a grabar los cambios.</w:t>
            </w:r>
          </w:p>
        </w:tc>
      </w:tr>
    </w:tbl>
    <w:p w:rsidR="00D02FB1" w:rsidRPr="00D02FB1" w:rsidRDefault="00D02FB1" w:rsidP="00D02FB1"/>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3.3.5.3. </w:t>
      </w:r>
      <w:r w:rsidRPr="0041783A">
        <w:rPr>
          <w:rFonts w:ascii="Times New Roman" w:hAnsi="Times New Roman" w:cs="Times New Roman"/>
          <w:b/>
          <w:i w:val="0"/>
          <w:color w:val="auto"/>
        </w:rPr>
        <w:t>Prototipo de interfaz</w:t>
      </w:r>
    </w:p>
    <w:p w:rsidR="00CF5D43" w:rsidRDefault="00EE5BA4" w:rsidP="00EE5BA4">
      <w:pPr>
        <w:jc w:val="center"/>
      </w:pPr>
      <w:r>
        <w:rPr>
          <w:noProof/>
          <w:lang w:eastAsia="es-BO"/>
        </w:rPr>
        <w:drawing>
          <wp:inline distT="0" distB="0" distL="0" distR="0" wp14:anchorId="42A7F860" wp14:editId="40F04761">
            <wp:extent cx="4048125" cy="22669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8125" cy="2266950"/>
                    </a:xfrm>
                    <a:prstGeom prst="rect">
                      <a:avLst/>
                    </a:prstGeom>
                    <a:noFill/>
                    <a:ln>
                      <a:noFill/>
                    </a:ln>
                  </pic:spPr>
                </pic:pic>
              </a:graphicData>
            </a:graphic>
          </wp:inline>
        </w:drawing>
      </w:r>
    </w:p>
    <w:p w:rsidR="00EE5BA4" w:rsidRDefault="00EE5BA4" w:rsidP="00EE5BA4">
      <w:pPr>
        <w:jc w:val="center"/>
        <w:rPr>
          <w:b/>
        </w:rPr>
      </w:pPr>
      <w:r>
        <w:rPr>
          <w:b/>
        </w:rPr>
        <w:t>(fig. 3.3.5.1)</w:t>
      </w:r>
    </w:p>
    <w:p w:rsidR="00EE5BA4" w:rsidRDefault="00EE5BA4" w:rsidP="00EE5BA4">
      <w:pPr>
        <w:jc w:val="center"/>
        <w:rPr>
          <w:b/>
        </w:rPr>
      </w:pPr>
    </w:p>
    <w:p w:rsidR="00EE5BA4" w:rsidRDefault="00EE5BA4" w:rsidP="00EE5BA4">
      <w:pPr>
        <w:jc w:val="center"/>
        <w:rPr>
          <w:b/>
        </w:rPr>
      </w:pPr>
      <w:r>
        <w:rPr>
          <w:b/>
          <w:noProof/>
          <w:lang w:eastAsia="es-BO"/>
        </w:rPr>
        <w:drawing>
          <wp:inline distT="0" distB="0" distL="0" distR="0" wp14:anchorId="2E584127" wp14:editId="0AC8427F">
            <wp:extent cx="3752850" cy="19621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2850" cy="1962150"/>
                    </a:xfrm>
                    <a:prstGeom prst="rect">
                      <a:avLst/>
                    </a:prstGeom>
                    <a:noFill/>
                    <a:ln>
                      <a:noFill/>
                    </a:ln>
                  </pic:spPr>
                </pic:pic>
              </a:graphicData>
            </a:graphic>
          </wp:inline>
        </w:drawing>
      </w:r>
    </w:p>
    <w:p w:rsidR="00EE5BA4" w:rsidRPr="00EE5BA4" w:rsidRDefault="00EE5BA4" w:rsidP="00EE5BA4">
      <w:pPr>
        <w:jc w:val="center"/>
        <w:rPr>
          <w:b/>
        </w:rPr>
      </w:pPr>
      <w:r>
        <w:rPr>
          <w:b/>
        </w:rPr>
        <w:t>(fig. 3.3.5.2)</w:t>
      </w:r>
    </w:p>
    <w:p w:rsidR="00B11813" w:rsidRDefault="00B11813" w:rsidP="00B11813">
      <w:pPr>
        <w:pStyle w:val="Ttulo3"/>
        <w:ind w:firstLine="340"/>
        <w:rPr>
          <w:rFonts w:ascii="Times New Roman" w:hAnsi="Times New Roman" w:cs="Times New Roman"/>
          <w:b/>
          <w:color w:val="auto"/>
        </w:rPr>
      </w:pPr>
      <w:r>
        <w:rPr>
          <w:rFonts w:ascii="Times New Roman" w:hAnsi="Times New Roman" w:cs="Times New Roman"/>
          <w:b/>
          <w:color w:val="auto"/>
        </w:rPr>
        <w:t>3.3.6</w:t>
      </w:r>
      <w:r w:rsidRPr="00B11813">
        <w:rPr>
          <w:rFonts w:ascii="Times New Roman" w:hAnsi="Times New Roman" w:cs="Times New Roman"/>
          <w:b/>
          <w:color w:val="auto"/>
        </w:rPr>
        <w:t>.</w:t>
      </w:r>
      <w:r>
        <w:rPr>
          <w:rFonts w:ascii="Times New Roman" w:hAnsi="Times New Roman" w:cs="Times New Roman"/>
          <w:b/>
          <w:color w:val="auto"/>
        </w:rPr>
        <w:t xml:space="preserve"> CU06: Gestionar transferencia de personal.</w:t>
      </w:r>
    </w:p>
    <w:p w:rsidR="00DF656D" w:rsidRPr="0041783A"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3.3.6.1. </w:t>
      </w:r>
      <w:r w:rsidRPr="0041783A">
        <w:rPr>
          <w:rFonts w:ascii="Times New Roman" w:hAnsi="Times New Roman" w:cs="Times New Roman"/>
          <w:b/>
          <w:i w:val="0"/>
          <w:color w:val="auto"/>
        </w:rPr>
        <w:t>Diagrama de caso de uso</w:t>
      </w:r>
    </w:p>
    <w:p w:rsidR="00244DAD" w:rsidRPr="00244DAD" w:rsidRDefault="00D11680" w:rsidP="00EE5BA4">
      <w:pPr>
        <w:pStyle w:val="EstiloSW1"/>
        <w:jc w:val="center"/>
      </w:pPr>
      <w:r w:rsidRPr="00D11680">
        <w:rPr>
          <w:noProof/>
          <w:lang w:eastAsia="es-BO"/>
        </w:rPr>
        <w:drawing>
          <wp:inline distT="0" distB="0" distL="0" distR="0">
            <wp:extent cx="3257550" cy="14287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550" cy="1428750"/>
                    </a:xfrm>
                    <a:prstGeom prst="rect">
                      <a:avLst/>
                    </a:prstGeom>
                    <a:noFill/>
                    <a:ln>
                      <a:noFill/>
                    </a:ln>
                  </pic:spPr>
                </pic:pic>
              </a:graphicData>
            </a:graphic>
          </wp:inline>
        </w:drawing>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lastRenderedPageBreak/>
        <w:t xml:space="preserve">3.3.6.2. </w:t>
      </w:r>
      <w:r w:rsidRPr="0041783A">
        <w:rPr>
          <w:rFonts w:ascii="Times New Roman" w:hAnsi="Times New Roman" w:cs="Times New Roman"/>
          <w:b/>
          <w:i w:val="0"/>
          <w:color w:val="auto"/>
        </w:rPr>
        <w:t>Descripción del caso de uso</w:t>
      </w:r>
    </w:p>
    <w:tbl>
      <w:tblPr>
        <w:tblW w:w="9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3"/>
        <w:gridCol w:w="2181"/>
        <w:gridCol w:w="2181"/>
        <w:gridCol w:w="2676"/>
      </w:tblGrid>
      <w:tr w:rsidR="00244DAD" w:rsidRPr="0051289B" w:rsidTr="007075F4">
        <w:trPr>
          <w:trHeight w:val="296"/>
        </w:trPr>
        <w:tc>
          <w:tcPr>
            <w:tcW w:w="9291" w:type="dxa"/>
            <w:gridSpan w:val="4"/>
            <w:shd w:val="clear" w:color="auto" w:fill="4F81BD"/>
          </w:tcPr>
          <w:p w:rsidR="00244DAD" w:rsidRPr="0051289B" w:rsidRDefault="00244DAD" w:rsidP="00244DAD">
            <w:pPr>
              <w:contextualSpacing/>
              <w:jc w:val="center"/>
              <w:rPr>
                <w:rFonts w:ascii="Times New Roman" w:hAnsi="Times New Roman" w:cs="Times New Roman"/>
                <w:b/>
                <w:bCs/>
                <w:sz w:val="24"/>
                <w:szCs w:val="24"/>
              </w:rPr>
            </w:pPr>
            <w:r w:rsidRPr="0051289B">
              <w:rPr>
                <w:rFonts w:ascii="Times New Roman" w:hAnsi="Times New Roman" w:cs="Times New Roman"/>
                <w:b/>
                <w:bCs/>
                <w:sz w:val="24"/>
                <w:szCs w:val="24"/>
              </w:rPr>
              <w:t xml:space="preserve">CASO DE USO: Gestionar </w:t>
            </w:r>
            <w:r>
              <w:rPr>
                <w:rFonts w:ascii="Times New Roman" w:hAnsi="Times New Roman" w:cs="Times New Roman"/>
                <w:b/>
                <w:bCs/>
                <w:sz w:val="24"/>
                <w:szCs w:val="24"/>
              </w:rPr>
              <w:t>transferencia de personal</w:t>
            </w:r>
          </w:p>
        </w:tc>
      </w:tr>
      <w:tr w:rsidR="00244DAD" w:rsidRPr="0051289B" w:rsidTr="007075F4">
        <w:trPr>
          <w:trHeight w:val="281"/>
        </w:trPr>
        <w:tc>
          <w:tcPr>
            <w:tcW w:w="2253" w:type="dxa"/>
            <w:shd w:val="clear" w:color="auto" w:fill="4F81BD"/>
          </w:tcPr>
          <w:p w:rsidR="00244DAD" w:rsidRPr="0051289B" w:rsidRDefault="00244DAD"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t>ID :</w:t>
            </w:r>
          </w:p>
        </w:tc>
        <w:tc>
          <w:tcPr>
            <w:tcW w:w="7038" w:type="dxa"/>
            <w:gridSpan w:val="3"/>
            <w:shd w:val="clear" w:color="auto" w:fill="4F81BD"/>
          </w:tcPr>
          <w:p w:rsidR="00244DAD" w:rsidRPr="0051289B" w:rsidRDefault="00244DAD" w:rsidP="007075F4">
            <w:pPr>
              <w:contextualSpacing/>
              <w:rPr>
                <w:rFonts w:ascii="Times New Roman" w:hAnsi="Times New Roman" w:cs="Times New Roman"/>
                <w:b/>
                <w:bCs/>
                <w:sz w:val="24"/>
                <w:szCs w:val="24"/>
              </w:rPr>
            </w:pPr>
            <w:r>
              <w:rPr>
                <w:rFonts w:ascii="Times New Roman" w:hAnsi="Times New Roman" w:cs="Times New Roman"/>
                <w:b/>
                <w:bCs/>
                <w:sz w:val="24"/>
                <w:szCs w:val="24"/>
              </w:rPr>
              <w:t>CU06</w:t>
            </w:r>
            <w:r w:rsidRPr="0051289B">
              <w:rPr>
                <w:rFonts w:ascii="Times New Roman" w:hAnsi="Times New Roman" w:cs="Times New Roman"/>
                <w:b/>
                <w:bCs/>
                <w:sz w:val="24"/>
                <w:szCs w:val="24"/>
              </w:rPr>
              <w:t>.</w:t>
            </w:r>
          </w:p>
        </w:tc>
      </w:tr>
      <w:tr w:rsidR="00244DAD" w:rsidRPr="0051289B" w:rsidTr="007075F4">
        <w:trPr>
          <w:trHeight w:val="577"/>
        </w:trPr>
        <w:tc>
          <w:tcPr>
            <w:tcW w:w="2253" w:type="dxa"/>
            <w:shd w:val="clear" w:color="auto" w:fill="DBE5F1"/>
          </w:tcPr>
          <w:p w:rsidR="00244DAD" w:rsidRPr="0051289B" w:rsidRDefault="00244DAD"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Creado por:</w:t>
            </w:r>
          </w:p>
        </w:tc>
        <w:tc>
          <w:tcPr>
            <w:tcW w:w="2181" w:type="dxa"/>
          </w:tcPr>
          <w:p w:rsidR="00244DAD" w:rsidRPr="0051289B" w:rsidRDefault="00244DAD" w:rsidP="007075F4">
            <w:pPr>
              <w:contextualSpacing/>
              <w:rPr>
                <w:rFonts w:ascii="Times New Roman" w:hAnsi="Times New Roman" w:cs="Times New Roman"/>
                <w:sz w:val="24"/>
                <w:szCs w:val="24"/>
              </w:rPr>
            </w:pPr>
            <w:r w:rsidRPr="0051289B">
              <w:rPr>
                <w:rFonts w:ascii="Times New Roman" w:hAnsi="Times New Roman" w:cs="Times New Roman"/>
                <w:sz w:val="24"/>
                <w:szCs w:val="24"/>
              </w:rPr>
              <w:t>Alex Limbert Yalusqui Godoy</w:t>
            </w:r>
          </w:p>
        </w:tc>
        <w:tc>
          <w:tcPr>
            <w:tcW w:w="2181" w:type="dxa"/>
            <w:shd w:val="clear" w:color="auto" w:fill="DBE5F1"/>
          </w:tcPr>
          <w:p w:rsidR="00244DAD" w:rsidRPr="0051289B" w:rsidRDefault="00244DAD" w:rsidP="007075F4">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Última modificación por:</w:t>
            </w:r>
          </w:p>
        </w:tc>
        <w:tc>
          <w:tcPr>
            <w:tcW w:w="2676" w:type="dxa"/>
          </w:tcPr>
          <w:p w:rsidR="00244DAD" w:rsidRPr="0051289B" w:rsidRDefault="00244DAD" w:rsidP="007075F4">
            <w:pPr>
              <w:contextualSpacing/>
              <w:rPr>
                <w:rFonts w:ascii="Times New Roman" w:hAnsi="Times New Roman" w:cs="Times New Roman"/>
                <w:sz w:val="24"/>
                <w:szCs w:val="24"/>
              </w:rPr>
            </w:pPr>
            <w:r>
              <w:rPr>
                <w:rFonts w:ascii="Times New Roman" w:hAnsi="Times New Roman" w:cs="Times New Roman"/>
                <w:sz w:val="24"/>
                <w:szCs w:val="24"/>
              </w:rPr>
              <w:t>Alex Limbert Yalusqui Godoy</w:t>
            </w:r>
          </w:p>
        </w:tc>
      </w:tr>
      <w:tr w:rsidR="00244DAD" w:rsidRPr="0051289B" w:rsidTr="007075F4">
        <w:trPr>
          <w:trHeight w:val="592"/>
        </w:trPr>
        <w:tc>
          <w:tcPr>
            <w:tcW w:w="2253" w:type="dxa"/>
            <w:shd w:val="clear" w:color="auto" w:fill="DBE5F1"/>
          </w:tcPr>
          <w:p w:rsidR="00244DAD" w:rsidRPr="0051289B" w:rsidRDefault="00244DAD"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Fecha de creación:</w:t>
            </w:r>
          </w:p>
        </w:tc>
        <w:tc>
          <w:tcPr>
            <w:tcW w:w="2181" w:type="dxa"/>
          </w:tcPr>
          <w:p w:rsidR="00244DAD" w:rsidRPr="0051289B" w:rsidRDefault="00244DAD" w:rsidP="007075F4">
            <w:pPr>
              <w:contextualSpacing/>
              <w:rPr>
                <w:rFonts w:ascii="Times New Roman" w:hAnsi="Times New Roman" w:cs="Times New Roman"/>
                <w:sz w:val="24"/>
                <w:szCs w:val="24"/>
              </w:rPr>
            </w:pPr>
            <w:r>
              <w:rPr>
                <w:rFonts w:ascii="Times New Roman" w:hAnsi="Times New Roman" w:cs="Times New Roman"/>
                <w:sz w:val="24"/>
                <w:szCs w:val="24"/>
              </w:rPr>
              <w:t>25-agosto-2015</w:t>
            </w:r>
          </w:p>
        </w:tc>
        <w:tc>
          <w:tcPr>
            <w:tcW w:w="2181" w:type="dxa"/>
            <w:shd w:val="clear" w:color="auto" w:fill="DBE5F1"/>
          </w:tcPr>
          <w:p w:rsidR="00244DAD" w:rsidRPr="0051289B" w:rsidRDefault="00244DAD" w:rsidP="007075F4">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Fecha de última modificación:</w:t>
            </w:r>
          </w:p>
        </w:tc>
        <w:tc>
          <w:tcPr>
            <w:tcW w:w="2676" w:type="dxa"/>
          </w:tcPr>
          <w:p w:rsidR="00244DAD" w:rsidRPr="0051289B" w:rsidRDefault="00244DAD" w:rsidP="007075F4">
            <w:pPr>
              <w:contextualSpacing/>
              <w:rPr>
                <w:rFonts w:ascii="Times New Roman" w:hAnsi="Times New Roman" w:cs="Times New Roman"/>
                <w:sz w:val="24"/>
                <w:szCs w:val="24"/>
              </w:rPr>
            </w:pPr>
            <w:r>
              <w:rPr>
                <w:rFonts w:ascii="Times New Roman" w:hAnsi="Times New Roman" w:cs="Times New Roman"/>
                <w:sz w:val="24"/>
                <w:szCs w:val="24"/>
              </w:rPr>
              <w:t>25-agosto- 2015</w:t>
            </w:r>
          </w:p>
        </w:tc>
      </w:tr>
      <w:tr w:rsidR="00244DAD" w:rsidRPr="0051289B" w:rsidTr="007075F4">
        <w:trPr>
          <w:trHeight w:val="281"/>
        </w:trPr>
        <w:tc>
          <w:tcPr>
            <w:tcW w:w="2253" w:type="dxa"/>
            <w:shd w:val="clear" w:color="auto" w:fill="DBE5F1"/>
          </w:tcPr>
          <w:p w:rsidR="00244DAD" w:rsidRPr="0051289B" w:rsidRDefault="00244DAD"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Primarios:</w:t>
            </w:r>
          </w:p>
        </w:tc>
        <w:tc>
          <w:tcPr>
            <w:tcW w:w="7038" w:type="dxa"/>
            <w:gridSpan w:val="3"/>
          </w:tcPr>
          <w:p w:rsidR="00244DAD" w:rsidRPr="0051289B" w:rsidRDefault="0014274E" w:rsidP="007075F4">
            <w:pPr>
              <w:contextualSpacing/>
              <w:rPr>
                <w:rFonts w:ascii="Times New Roman" w:hAnsi="Times New Roman" w:cs="Times New Roman"/>
                <w:sz w:val="24"/>
                <w:szCs w:val="24"/>
              </w:rPr>
            </w:pPr>
            <w:r>
              <w:rPr>
                <w:rFonts w:ascii="Times New Roman" w:hAnsi="Times New Roman" w:cs="Times New Roman"/>
                <w:sz w:val="24"/>
                <w:szCs w:val="24"/>
              </w:rPr>
              <w:t>Usuario</w:t>
            </w:r>
            <w:r w:rsidR="00244DAD">
              <w:rPr>
                <w:rFonts w:ascii="Times New Roman" w:hAnsi="Times New Roman" w:cs="Times New Roman"/>
                <w:sz w:val="24"/>
                <w:szCs w:val="24"/>
              </w:rPr>
              <w:t xml:space="preserve"> </w:t>
            </w:r>
          </w:p>
        </w:tc>
      </w:tr>
      <w:tr w:rsidR="00244DAD" w:rsidRPr="0051289B" w:rsidTr="007075F4">
        <w:trPr>
          <w:trHeight w:val="592"/>
        </w:trPr>
        <w:tc>
          <w:tcPr>
            <w:tcW w:w="2253" w:type="dxa"/>
            <w:shd w:val="clear" w:color="auto" w:fill="DBE5F1"/>
          </w:tcPr>
          <w:p w:rsidR="00244DAD" w:rsidRPr="0051289B" w:rsidRDefault="00244DAD"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secundarios:</w:t>
            </w:r>
          </w:p>
        </w:tc>
        <w:tc>
          <w:tcPr>
            <w:tcW w:w="7038" w:type="dxa"/>
            <w:gridSpan w:val="3"/>
          </w:tcPr>
          <w:p w:rsidR="00244DAD" w:rsidRPr="0051289B" w:rsidRDefault="00244DAD" w:rsidP="007075F4">
            <w:pPr>
              <w:contextualSpacing/>
              <w:rPr>
                <w:rFonts w:ascii="Times New Roman" w:hAnsi="Times New Roman" w:cs="Times New Roman"/>
                <w:sz w:val="24"/>
                <w:szCs w:val="24"/>
              </w:rPr>
            </w:pPr>
          </w:p>
        </w:tc>
      </w:tr>
      <w:tr w:rsidR="00244DAD" w:rsidRPr="0051289B" w:rsidTr="007075F4">
        <w:trPr>
          <w:trHeight w:val="1170"/>
        </w:trPr>
        <w:tc>
          <w:tcPr>
            <w:tcW w:w="2253" w:type="dxa"/>
            <w:shd w:val="clear" w:color="auto" w:fill="DBE5F1"/>
          </w:tcPr>
          <w:p w:rsidR="00244DAD" w:rsidRPr="0051289B" w:rsidRDefault="00244DAD"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Descripción:</w:t>
            </w:r>
          </w:p>
        </w:tc>
        <w:tc>
          <w:tcPr>
            <w:tcW w:w="7038" w:type="dxa"/>
            <w:gridSpan w:val="3"/>
          </w:tcPr>
          <w:p w:rsidR="0014274E" w:rsidRDefault="00244DAD" w:rsidP="0014274E">
            <w:pPr>
              <w:contextualSpacing/>
              <w:rPr>
                <w:rFonts w:ascii="Times New Roman" w:hAnsi="Times New Roman" w:cs="Times New Roman"/>
                <w:sz w:val="24"/>
                <w:szCs w:val="24"/>
              </w:rPr>
            </w:pPr>
            <w:r>
              <w:rPr>
                <w:rFonts w:ascii="Times New Roman" w:hAnsi="Times New Roman" w:cs="Times New Roman"/>
                <w:sz w:val="24"/>
                <w:szCs w:val="24"/>
              </w:rPr>
              <w:t xml:space="preserve">Permite crear una transferencia de personal entre órdenes de trabajo. Ingresamos </w:t>
            </w:r>
            <w:r w:rsidR="0014274E">
              <w:rPr>
                <w:rFonts w:ascii="Times New Roman" w:hAnsi="Times New Roman" w:cs="Times New Roman"/>
                <w:sz w:val="24"/>
                <w:szCs w:val="24"/>
              </w:rPr>
              <w:t>los datos correspondientes</w:t>
            </w:r>
            <w:r>
              <w:rPr>
                <w:rFonts w:ascii="Times New Roman" w:hAnsi="Times New Roman" w:cs="Times New Roman"/>
                <w:sz w:val="24"/>
                <w:szCs w:val="24"/>
              </w:rPr>
              <w:t xml:space="preserve"> a orden de trabajo origen y destino, </w:t>
            </w:r>
            <w:r w:rsidR="0014274E">
              <w:rPr>
                <w:rFonts w:ascii="Times New Roman" w:hAnsi="Times New Roman" w:cs="Times New Roman"/>
                <w:sz w:val="24"/>
                <w:szCs w:val="24"/>
              </w:rPr>
              <w:t>fecha de documento y una observación.</w:t>
            </w:r>
          </w:p>
          <w:p w:rsidR="0014274E" w:rsidRDefault="0014274E" w:rsidP="0014274E">
            <w:pPr>
              <w:contextualSpacing/>
              <w:rPr>
                <w:rFonts w:ascii="Times New Roman" w:hAnsi="Times New Roman" w:cs="Times New Roman"/>
                <w:sz w:val="24"/>
                <w:szCs w:val="24"/>
              </w:rPr>
            </w:pPr>
            <w:r>
              <w:rPr>
                <w:rFonts w:ascii="Times New Roman" w:hAnsi="Times New Roman" w:cs="Times New Roman"/>
                <w:sz w:val="24"/>
                <w:szCs w:val="24"/>
              </w:rPr>
              <w:t>Y podemos adicionar los empleados que deseemos, ingresándolos a la lista de empleados a transferir.</w:t>
            </w:r>
          </w:p>
          <w:p w:rsidR="00244DAD" w:rsidRPr="0051289B" w:rsidRDefault="00244DAD" w:rsidP="0014274E">
            <w:pPr>
              <w:contextualSpacing/>
              <w:rPr>
                <w:rFonts w:ascii="Times New Roman" w:hAnsi="Times New Roman" w:cs="Times New Roman"/>
                <w:sz w:val="24"/>
                <w:szCs w:val="24"/>
              </w:rPr>
            </w:pPr>
            <w:r>
              <w:rPr>
                <w:rFonts w:ascii="Times New Roman" w:hAnsi="Times New Roman" w:cs="Times New Roman"/>
                <w:sz w:val="24"/>
                <w:szCs w:val="24"/>
              </w:rPr>
              <w:t xml:space="preserve">Además podemos modificar, eliminar, buscar un </w:t>
            </w:r>
            <w:r w:rsidR="0014274E">
              <w:rPr>
                <w:rFonts w:ascii="Times New Roman" w:hAnsi="Times New Roman" w:cs="Times New Roman"/>
                <w:sz w:val="24"/>
                <w:szCs w:val="24"/>
              </w:rPr>
              <w:t xml:space="preserve">documento </w:t>
            </w:r>
            <w:r>
              <w:rPr>
                <w:rFonts w:ascii="Times New Roman" w:hAnsi="Times New Roman" w:cs="Times New Roman"/>
                <w:sz w:val="24"/>
                <w:szCs w:val="24"/>
              </w:rPr>
              <w:t>ya creado anteriormente.</w:t>
            </w:r>
          </w:p>
        </w:tc>
      </w:tr>
      <w:tr w:rsidR="00244DAD" w:rsidRPr="0051289B" w:rsidTr="007075F4">
        <w:trPr>
          <w:trHeight w:val="1081"/>
        </w:trPr>
        <w:tc>
          <w:tcPr>
            <w:tcW w:w="2253" w:type="dxa"/>
            <w:shd w:val="clear" w:color="auto" w:fill="DBE5F1"/>
          </w:tcPr>
          <w:p w:rsidR="00244DAD" w:rsidRPr="0051289B" w:rsidRDefault="00244DAD"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Precondiciones:</w:t>
            </w:r>
          </w:p>
        </w:tc>
        <w:tc>
          <w:tcPr>
            <w:tcW w:w="7038" w:type="dxa"/>
            <w:gridSpan w:val="3"/>
          </w:tcPr>
          <w:p w:rsidR="00244DAD" w:rsidRPr="0051289B" w:rsidRDefault="00244DAD"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El </w:t>
            </w:r>
            <w:r w:rsidR="00664292">
              <w:rPr>
                <w:rFonts w:ascii="Times New Roman" w:hAnsi="Times New Roman" w:cs="Times New Roman"/>
                <w:sz w:val="24"/>
                <w:szCs w:val="24"/>
              </w:rPr>
              <w:t>usuario</w:t>
            </w:r>
            <w:r>
              <w:rPr>
                <w:rFonts w:ascii="Times New Roman" w:hAnsi="Times New Roman" w:cs="Times New Roman"/>
                <w:sz w:val="24"/>
                <w:szCs w:val="24"/>
              </w:rPr>
              <w:t xml:space="preserve"> debe de estar conectado al sistema</w:t>
            </w:r>
            <w:r w:rsidRPr="0051289B">
              <w:rPr>
                <w:rFonts w:ascii="Times New Roman" w:hAnsi="Times New Roman" w:cs="Times New Roman"/>
                <w:sz w:val="24"/>
                <w:szCs w:val="24"/>
              </w:rPr>
              <w:t>.</w:t>
            </w:r>
          </w:p>
          <w:p w:rsidR="00244DAD" w:rsidRDefault="00244DAD"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Debe de tenerse creada y activada una gestión.</w:t>
            </w:r>
          </w:p>
          <w:p w:rsidR="00244DAD" w:rsidRPr="0014274E" w:rsidRDefault="00244DAD"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El </w:t>
            </w:r>
            <w:r w:rsidR="0014274E">
              <w:rPr>
                <w:rFonts w:ascii="Times New Roman" w:hAnsi="Times New Roman" w:cs="Times New Roman"/>
                <w:sz w:val="24"/>
                <w:szCs w:val="24"/>
              </w:rPr>
              <w:t>usuario</w:t>
            </w:r>
            <w:r>
              <w:rPr>
                <w:rFonts w:ascii="Times New Roman" w:hAnsi="Times New Roman" w:cs="Times New Roman"/>
                <w:sz w:val="24"/>
                <w:szCs w:val="24"/>
              </w:rPr>
              <w:t xml:space="preserve"> debe de tener creado por lo menos </w:t>
            </w:r>
            <w:r w:rsidR="0014274E">
              <w:rPr>
                <w:rFonts w:ascii="Times New Roman" w:hAnsi="Times New Roman" w:cs="Times New Roman"/>
                <w:sz w:val="24"/>
                <w:szCs w:val="24"/>
              </w:rPr>
              <w:t>dos</w:t>
            </w:r>
            <w:r>
              <w:rPr>
                <w:rFonts w:ascii="Times New Roman" w:hAnsi="Times New Roman" w:cs="Times New Roman"/>
                <w:sz w:val="24"/>
                <w:szCs w:val="24"/>
              </w:rPr>
              <w:t xml:space="preserve"> orden de trabajo antes de </w:t>
            </w:r>
            <w:r w:rsidR="0014274E">
              <w:rPr>
                <w:rFonts w:ascii="Times New Roman" w:hAnsi="Times New Roman" w:cs="Times New Roman"/>
                <w:sz w:val="24"/>
                <w:szCs w:val="24"/>
              </w:rPr>
              <w:t>crear un documento de transferencia</w:t>
            </w:r>
            <w:r>
              <w:rPr>
                <w:rFonts w:ascii="Times New Roman" w:hAnsi="Times New Roman" w:cs="Times New Roman"/>
                <w:sz w:val="24"/>
                <w:szCs w:val="24"/>
              </w:rPr>
              <w:t>.</w:t>
            </w:r>
          </w:p>
        </w:tc>
      </w:tr>
      <w:tr w:rsidR="00244DAD" w:rsidRPr="0051289B" w:rsidTr="007075F4">
        <w:trPr>
          <w:trHeight w:val="548"/>
        </w:trPr>
        <w:tc>
          <w:tcPr>
            <w:tcW w:w="2253" w:type="dxa"/>
            <w:shd w:val="clear" w:color="auto" w:fill="DBE5F1"/>
          </w:tcPr>
          <w:p w:rsidR="00244DAD" w:rsidRPr="0051289B" w:rsidRDefault="00244DAD"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Postcondiciones:</w:t>
            </w:r>
          </w:p>
        </w:tc>
        <w:tc>
          <w:tcPr>
            <w:tcW w:w="7038" w:type="dxa"/>
            <w:gridSpan w:val="3"/>
          </w:tcPr>
          <w:p w:rsidR="00244DAD" w:rsidRPr="0051289B" w:rsidRDefault="00244DAD" w:rsidP="00666F46">
            <w:pPr>
              <w:pStyle w:val="Prrafodelista"/>
              <w:numPr>
                <w:ilvl w:val="0"/>
                <w:numId w:val="1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Los cambios realizados </w:t>
            </w:r>
            <w:r>
              <w:rPr>
                <w:rFonts w:ascii="Times New Roman" w:hAnsi="Times New Roman" w:cs="Times New Roman"/>
                <w:sz w:val="24"/>
                <w:szCs w:val="24"/>
              </w:rPr>
              <w:t>en el equipo actualizaran los datos de control en el sistema de producción.</w:t>
            </w:r>
          </w:p>
        </w:tc>
      </w:tr>
      <w:tr w:rsidR="00244DAD" w:rsidRPr="0051289B" w:rsidTr="007075F4">
        <w:trPr>
          <w:trHeight w:val="548"/>
        </w:trPr>
        <w:tc>
          <w:tcPr>
            <w:tcW w:w="2253" w:type="dxa"/>
            <w:shd w:val="clear" w:color="auto" w:fill="DBE5F1"/>
          </w:tcPr>
          <w:p w:rsidR="00244DAD" w:rsidRPr="0051289B" w:rsidRDefault="00244DAD"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Flujo Principal:</w:t>
            </w:r>
          </w:p>
        </w:tc>
        <w:tc>
          <w:tcPr>
            <w:tcW w:w="7038" w:type="dxa"/>
            <w:gridSpan w:val="3"/>
          </w:tcPr>
          <w:p w:rsidR="00244DAD" w:rsidRPr="0051289B" w:rsidRDefault="00244DAD" w:rsidP="00666F46">
            <w:pPr>
              <w:pStyle w:val="Prrafodelista"/>
              <w:numPr>
                <w:ilvl w:val="0"/>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caso de uso inicia cuando el </w:t>
            </w:r>
            <w:r w:rsidR="0014274E">
              <w:rPr>
                <w:rFonts w:ascii="Times New Roman" w:hAnsi="Times New Roman" w:cs="Times New Roman"/>
                <w:sz w:val="24"/>
                <w:szCs w:val="24"/>
              </w:rPr>
              <w:t>usuario</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elige en el menú de la interfaz de usuario “Gestionar </w:t>
            </w:r>
            <w:r w:rsidR="0014274E">
              <w:rPr>
                <w:rFonts w:ascii="Times New Roman" w:hAnsi="Times New Roman" w:cs="Times New Roman"/>
                <w:sz w:val="24"/>
                <w:szCs w:val="24"/>
              </w:rPr>
              <w:t>transferencia de personal</w:t>
            </w:r>
            <w:r>
              <w:rPr>
                <w:rFonts w:ascii="Times New Roman" w:hAnsi="Times New Roman" w:cs="Times New Roman"/>
                <w:sz w:val="24"/>
                <w:szCs w:val="24"/>
              </w:rPr>
              <w:t>”.</w:t>
            </w:r>
          </w:p>
          <w:p w:rsidR="00A14818" w:rsidRDefault="00244DAD" w:rsidP="00666F46">
            <w:pPr>
              <w:pStyle w:val="Prrafodelista"/>
              <w:numPr>
                <w:ilvl w:val="0"/>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w:t>
            </w:r>
            <w:r>
              <w:rPr>
                <w:rFonts w:ascii="Times New Roman" w:hAnsi="Times New Roman" w:cs="Times New Roman"/>
                <w:sz w:val="24"/>
                <w:szCs w:val="24"/>
              </w:rPr>
              <w:t>mostrará</w:t>
            </w:r>
            <w:r w:rsidRPr="0051289B">
              <w:rPr>
                <w:rFonts w:ascii="Times New Roman" w:hAnsi="Times New Roman" w:cs="Times New Roman"/>
                <w:sz w:val="24"/>
                <w:szCs w:val="24"/>
              </w:rPr>
              <w:t xml:space="preserve"> la interfaz </w:t>
            </w:r>
            <w:r>
              <w:rPr>
                <w:rFonts w:ascii="Times New Roman" w:hAnsi="Times New Roman" w:cs="Times New Roman"/>
                <w:sz w:val="24"/>
                <w:szCs w:val="24"/>
              </w:rPr>
              <w:t>(fig</w:t>
            </w:r>
            <w:r w:rsidR="0014274E">
              <w:rPr>
                <w:rFonts w:ascii="Times New Roman" w:hAnsi="Times New Roman" w:cs="Times New Roman"/>
                <w:sz w:val="24"/>
                <w:szCs w:val="24"/>
              </w:rPr>
              <w:t>. 3.3.6</w:t>
            </w:r>
            <w:r>
              <w:rPr>
                <w:rFonts w:ascii="Times New Roman" w:hAnsi="Times New Roman" w:cs="Times New Roman"/>
                <w:sz w:val="24"/>
                <w:szCs w:val="24"/>
              </w:rPr>
              <w:t>.1) que consta de una</w:t>
            </w:r>
            <w:r w:rsidRPr="0051289B">
              <w:rPr>
                <w:rFonts w:ascii="Times New Roman" w:hAnsi="Times New Roman" w:cs="Times New Roman"/>
                <w:sz w:val="24"/>
                <w:szCs w:val="24"/>
              </w:rPr>
              <w:t xml:space="preserve"> lista paginada de los </w:t>
            </w:r>
            <w:r w:rsidR="0014274E">
              <w:rPr>
                <w:rFonts w:ascii="Times New Roman" w:hAnsi="Times New Roman" w:cs="Times New Roman"/>
                <w:sz w:val="24"/>
                <w:szCs w:val="24"/>
              </w:rPr>
              <w:t>documentos</w:t>
            </w:r>
            <w:r>
              <w:rPr>
                <w:rFonts w:ascii="Times New Roman" w:hAnsi="Times New Roman" w:cs="Times New Roman"/>
                <w:sz w:val="24"/>
                <w:szCs w:val="24"/>
              </w:rPr>
              <w:t xml:space="preserve"> disponibles, mostrando</w:t>
            </w:r>
            <w:r w:rsidRPr="0051289B">
              <w:rPr>
                <w:rFonts w:ascii="Times New Roman" w:hAnsi="Times New Roman" w:cs="Times New Roman"/>
                <w:sz w:val="24"/>
                <w:szCs w:val="24"/>
              </w:rPr>
              <w:t xml:space="preserve"> los campos: </w:t>
            </w:r>
            <w:r w:rsidR="00A14818">
              <w:rPr>
                <w:rFonts w:ascii="Times New Roman" w:hAnsi="Times New Roman" w:cs="Times New Roman"/>
                <w:sz w:val="24"/>
                <w:szCs w:val="24"/>
              </w:rPr>
              <w:t>código de documento</w:t>
            </w:r>
            <w:r>
              <w:rPr>
                <w:rFonts w:ascii="Times New Roman" w:hAnsi="Times New Roman" w:cs="Times New Roman"/>
                <w:sz w:val="24"/>
                <w:szCs w:val="24"/>
              </w:rPr>
              <w:t xml:space="preserve">, </w:t>
            </w:r>
            <w:r w:rsidR="00A14818">
              <w:rPr>
                <w:rFonts w:ascii="Times New Roman" w:hAnsi="Times New Roman" w:cs="Times New Roman"/>
                <w:sz w:val="24"/>
                <w:szCs w:val="24"/>
              </w:rPr>
              <w:t>fecha y orden de trabajo origen y destino</w:t>
            </w:r>
            <w:r w:rsidRPr="0051289B">
              <w:rPr>
                <w:rFonts w:ascii="Times New Roman" w:hAnsi="Times New Roman" w:cs="Times New Roman"/>
                <w:sz w:val="24"/>
                <w:szCs w:val="24"/>
              </w:rPr>
              <w:t>. con la</w:t>
            </w:r>
            <w:r>
              <w:rPr>
                <w:rFonts w:ascii="Times New Roman" w:hAnsi="Times New Roman" w:cs="Times New Roman"/>
                <w:sz w:val="24"/>
                <w:szCs w:val="24"/>
              </w:rPr>
              <w:t>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w:t>
            </w:r>
            <w:r>
              <w:rPr>
                <w:rFonts w:ascii="Times New Roman" w:hAnsi="Times New Roman" w:cs="Times New Roman"/>
                <w:sz w:val="24"/>
                <w:szCs w:val="24"/>
              </w:rPr>
              <w:t xml:space="preserve">modificar, eliminar por cada </w:t>
            </w:r>
            <w:r w:rsidR="00A14818">
              <w:rPr>
                <w:rFonts w:ascii="Times New Roman" w:hAnsi="Times New Roman" w:cs="Times New Roman"/>
                <w:sz w:val="24"/>
                <w:szCs w:val="24"/>
              </w:rPr>
              <w:t>documento</w:t>
            </w:r>
            <w:r>
              <w:rPr>
                <w:rFonts w:ascii="Times New Roman" w:hAnsi="Times New Roman" w:cs="Times New Roman"/>
                <w:sz w:val="24"/>
                <w:szCs w:val="24"/>
              </w:rPr>
              <w:t xml:space="preserve"> en la lista desplegada</w:t>
            </w:r>
            <w:r w:rsidRPr="0051289B">
              <w:rPr>
                <w:rFonts w:ascii="Times New Roman" w:hAnsi="Times New Roman" w:cs="Times New Roman"/>
                <w:sz w:val="24"/>
                <w:szCs w:val="24"/>
              </w:rPr>
              <w:t xml:space="preserve">. </w:t>
            </w:r>
          </w:p>
          <w:p w:rsidR="00244DAD" w:rsidRPr="0051289B" w:rsidRDefault="00244DAD" w:rsidP="00A14818">
            <w:pPr>
              <w:pStyle w:val="Prrafodelista"/>
              <w:spacing w:after="0" w:line="240" w:lineRule="auto"/>
              <w:ind w:left="360"/>
              <w:rPr>
                <w:rFonts w:ascii="Times New Roman" w:hAnsi="Times New Roman" w:cs="Times New Roman"/>
                <w:sz w:val="24"/>
                <w:szCs w:val="24"/>
              </w:rPr>
            </w:pPr>
            <w:r w:rsidRPr="0051289B">
              <w:rPr>
                <w:rFonts w:ascii="Times New Roman" w:hAnsi="Times New Roman" w:cs="Times New Roman"/>
                <w:sz w:val="24"/>
                <w:szCs w:val="24"/>
              </w:rPr>
              <w:t xml:space="preserve">Además despliega las opciones </w:t>
            </w:r>
            <w:r>
              <w:rPr>
                <w:rFonts w:ascii="Times New Roman" w:hAnsi="Times New Roman" w:cs="Times New Roman"/>
                <w:sz w:val="24"/>
                <w:szCs w:val="24"/>
              </w:rPr>
              <w:t>de búsqueda avanzada y nuev</w:t>
            </w:r>
            <w:r w:rsidR="00A14818">
              <w:rPr>
                <w:rFonts w:ascii="Times New Roman" w:hAnsi="Times New Roman" w:cs="Times New Roman"/>
                <w:sz w:val="24"/>
                <w:szCs w:val="24"/>
              </w:rPr>
              <w:t>a transferencia</w:t>
            </w:r>
            <w:r>
              <w:rPr>
                <w:rFonts w:ascii="Times New Roman" w:hAnsi="Times New Roman" w:cs="Times New Roman"/>
                <w:sz w:val="24"/>
                <w:szCs w:val="24"/>
              </w:rPr>
              <w:t>.</w:t>
            </w:r>
          </w:p>
          <w:p w:rsidR="00244DAD" w:rsidRPr="0051289B" w:rsidRDefault="00244DAD" w:rsidP="00666F46">
            <w:pPr>
              <w:pStyle w:val="Prrafodelista"/>
              <w:numPr>
                <w:ilvl w:val="0"/>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A14818">
              <w:rPr>
                <w:rFonts w:ascii="Times New Roman" w:hAnsi="Times New Roman" w:cs="Times New Roman"/>
                <w:sz w:val="24"/>
                <w:szCs w:val="24"/>
              </w:rPr>
              <w:t>usuario</w:t>
            </w:r>
            <w:r w:rsidRPr="0051289B">
              <w:rPr>
                <w:rFonts w:ascii="Times New Roman" w:hAnsi="Times New Roman" w:cs="Times New Roman"/>
                <w:sz w:val="24"/>
                <w:szCs w:val="24"/>
              </w:rPr>
              <w:t xml:space="preserve"> elige un</w:t>
            </w:r>
            <w:r>
              <w:rPr>
                <w:rFonts w:ascii="Times New Roman" w:hAnsi="Times New Roman" w:cs="Times New Roman"/>
                <w:sz w:val="24"/>
                <w:szCs w:val="24"/>
              </w:rPr>
              <w:t>a</w:t>
            </w:r>
            <w:r w:rsidRPr="0051289B">
              <w:rPr>
                <w:rFonts w:ascii="Times New Roman" w:hAnsi="Times New Roman" w:cs="Times New Roman"/>
                <w:sz w:val="24"/>
                <w:szCs w:val="24"/>
              </w:rPr>
              <w:t xml:space="preserve"> </w:t>
            </w:r>
            <w:r>
              <w:rPr>
                <w:rFonts w:ascii="Times New Roman" w:hAnsi="Times New Roman" w:cs="Times New Roman"/>
                <w:sz w:val="24"/>
                <w:szCs w:val="24"/>
              </w:rPr>
              <w:t>de las opciones</w:t>
            </w:r>
            <w:r w:rsidR="00A14818">
              <w:rPr>
                <w:rFonts w:ascii="Times New Roman" w:hAnsi="Times New Roman" w:cs="Times New Roman"/>
                <w:sz w:val="24"/>
                <w:szCs w:val="24"/>
              </w:rPr>
              <w:t xml:space="preserve"> del documento</w:t>
            </w:r>
            <w:r>
              <w:rPr>
                <w:rFonts w:ascii="Times New Roman" w:hAnsi="Times New Roman" w:cs="Times New Roman"/>
                <w:sz w:val="24"/>
                <w:szCs w:val="24"/>
              </w:rPr>
              <w:t>:</w:t>
            </w:r>
          </w:p>
          <w:p w:rsidR="00244DAD" w:rsidRPr="0051289B" w:rsidRDefault="00244DAD" w:rsidP="00666F46">
            <w:pPr>
              <w:pStyle w:val="Prrafodelista"/>
              <w:numPr>
                <w:ilvl w:val="1"/>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almacenero</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 xml:space="preserve">modificar </w:t>
            </w:r>
            <w:r>
              <w:rPr>
                <w:rFonts w:ascii="Times New Roman" w:hAnsi="Times New Roman" w:cs="Times New Roman"/>
                <w:sz w:val="24"/>
                <w:szCs w:val="24"/>
              </w:rPr>
              <w:t xml:space="preserve">un </w:t>
            </w:r>
            <w:r w:rsidR="00A14818">
              <w:rPr>
                <w:rFonts w:ascii="Times New Roman" w:hAnsi="Times New Roman" w:cs="Times New Roman"/>
                <w:sz w:val="24"/>
                <w:szCs w:val="24"/>
              </w:rPr>
              <w:t>documento</w:t>
            </w:r>
          </w:p>
          <w:p w:rsidR="00244DAD" w:rsidRDefault="00244DAD" w:rsidP="00666F46">
            <w:pPr>
              <w:pStyle w:val="Prrafodelista"/>
              <w:numPr>
                <w:ilvl w:val="2"/>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 la </w:t>
            </w:r>
            <w:r>
              <w:rPr>
                <w:rFonts w:ascii="Times New Roman" w:hAnsi="Times New Roman" w:cs="Times New Roman"/>
                <w:sz w:val="24"/>
                <w:szCs w:val="24"/>
              </w:rPr>
              <w:t>interfaz (fig.</w:t>
            </w:r>
            <w:r w:rsidR="00A14818">
              <w:rPr>
                <w:rFonts w:ascii="Times New Roman" w:hAnsi="Times New Roman" w:cs="Times New Roman"/>
                <w:sz w:val="24"/>
                <w:szCs w:val="24"/>
              </w:rPr>
              <w:t xml:space="preserve"> 3.3.6</w:t>
            </w:r>
            <w:r>
              <w:rPr>
                <w:rFonts w:ascii="Times New Roman" w:hAnsi="Times New Roman" w:cs="Times New Roman"/>
                <w:sz w:val="24"/>
                <w:szCs w:val="24"/>
              </w:rPr>
              <w:t xml:space="preserve">.2) de edición de datos del </w:t>
            </w:r>
            <w:r w:rsidR="00A14818">
              <w:rPr>
                <w:rFonts w:ascii="Times New Roman" w:hAnsi="Times New Roman" w:cs="Times New Roman"/>
                <w:sz w:val="24"/>
                <w:szCs w:val="24"/>
              </w:rPr>
              <w:t xml:space="preserve">documento </w:t>
            </w:r>
            <w:r>
              <w:rPr>
                <w:rFonts w:ascii="Times New Roman" w:hAnsi="Times New Roman" w:cs="Times New Roman"/>
                <w:sz w:val="24"/>
                <w:szCs w:val="24"/>
              </w:rPr>
              <w:t>mostrando</w:t>
            </w:r>
            <w:r w:rsidRPr="0051289B">
              <w:rPr>
                <w:rFonts w:ascii="Times New Roman" w:hAnsi="Times New Roman" w:cs="Times New Roman"/>
                <w:sz w:val="24"/>
                <w:szCs w:val="24"/>
              </w:rPr>
              <w:t xml:space="preserve"> los campos</w:t>
            </w:r>
            <w:r w:rsidR="00A14818">
              <w:rPr>
                <w:rFonts w:ascii="Times New Roman" w:hAnsi="Times New Roman" w:cs="Times New Roman"/>
                <w:sz w:val="24"/>
                <w:szCs w:val="24"/>
              </w:rPr>
              <w:t xml:space="preserve"> del encabezado</w:t>
            </w:r>
            <w:r w:rsidRPr="0051289B">
              <w:rPr>
                <w:rFonts w:ascii="Times New Roman" w:hAnsi="Times New Roman" w:cs="Times New Roman"/>
                <w:sz w:val="24"/>
                <w:szCs w:val="24"/>
              </w:rPr>
              <w:t xml:space="preserve">: </w:t>
            </w:r>
            <w:r w:rsidR="00A14818">
              <w:rPr>
                <w:rFonts w:ascii="Times New Roman" w:hAnsi="Times New Roman" w:cs="Times New Roman"/>
                <w:sz w:val="24"/>
                <w:szCs w:val="24"/>
              </w:rPr>
              <w:t>nro. de documento</w:t>
            </w:r>
            <w:r>
              <w:rPr>
                <w:rFonts w:ascii="Times New Roman" w:hAnsi="Times New Roman" w:cs="Times New Roman"/>
                <w:sz w:val="24"/>
                <w:szCs w:val="24"/>
              </w:rPr>
              <w:t xml:space="preserve">, </w:t>
            </w:r>
            <w:r w:rsidR="00A14818">
              <w:rPr>
                <w:rFonts w:ascii="Times New Roman" w:hAnsi="Times New Roman" w:cs="Times New Roman"/>
                <w:sz w:val="24"/>
                <w:szCs w:val="24"/>
              </w:rPr>
              <w:t>fecha</w:t>
            </w:r>
            <w:r w:rsidRPr="0051289B">
              <w:rPr>
                <w:rFonts w:ascii="Times New Roman" w:hAnsi="Times New Roman" w:cs="Times New Roman"/>
                <w:sz w:val="24"/>
                <w:szCs w:val="24"/>
              </w:rPr>
              <w:t>,</w:t>
            </w:r>
            <w:r>
              <w:rPr>
                <w:rFonts w:ascii="Times New Roman" w:hAnsi="Times New Roman" w:cs="Times New Roman"/>
                <w:sz w:val="24"/>
                <w:szCs w:val="24"/>
              </w:rPr>
              <w:t xml:space="preserve"> </w:t>
            </w:r>
            <w:r w:rsidR="00A14818">
              <w:rPr>
                <w:rFonts w:ascii="Times New Roman" w:hAnsi="Times New Roman" w:cs="Times New Roman"/>
                <w:sz w:val="24"/>
                <w:szCs w:val="24"/>
              </w:rPr>
              <w:t>orden de trabajo origen y destino y descripción.</w:t>
            </w:r>
          </w:p>
          <w:p w:rsidR="00A14818" w:rsidRDefault="00A14818" w:rsidP="00A14818">
            <w:pPr>
              <w:pStyle w:val="Prrafodelista"/>
              <w:spacing w:after="0" w:line="240" w:lineRule="auto"/>
              <w:ind w:left="1224"/>
              <w:rPr>
                <w:rFonts w:ascii="Times New Roman" w:hAnsi="Times New Roman" w:cs="Times New Roman"/>
                <w:sz w:val="24"/>
                <w:szCs w:val="24"/>
              </w:rPr>
            </w:pPr>
            <w:r>
              <w:rPr>
                <w:rFonts w:ascii="Times New Roman" w:hAnsi="Times New Roman" w:cs="Times New Roman"/>
                <w:sz w:val="24"/>
                <w:szCs w:val="24"/>
              </w:rPr>
              <w:t>También carga una lista de todos los empleados que se están transfiriendo.</w:t>
            </w:r>
          </w:p>
          <w:p w:rsidR="00244DAD" w:rsidRPr="0051289B" w:rsidRDefault="00244DAD" w:rsidP="007075F4">
            <w:pPr>
              <w:pStyle w:val="Prrafodelista"/>
              <w:spacing w:after="0" w:line="240" w:lineRule="auto"/>
              <w:ind w:left="1224"/>
              <w:rPr>
                <w:rFonts w:ascii="Times New Roman" w:hAnsi="Times New Roman" w:cs="Times New Roman"/>
                <w:sz w:val="24"/>
                <w:szCs w:val="24"/>
              </w:rPr>
            </w:pPr>
            <w:r>
              <w:rPr>
                <w:rFonts w:ascii="Times New Roman" w:hAnsi="Times New Roman" w:cs="Times New Roman"/>
                <w:sz w:val="24"/>
                <w:szCs w:val="24"/>
              </w:rPr>
              <w:t>Además las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grabar o retornar.</w:t>
            </w:r>
          </w:p>
          <w:p w:rsidR="00A14818" w:rsidRPr="00A14818" w:rsidRDefault="00244DAD" w:rsidP="00666F46">
            <w:pPr>
              <w:pStyle w:val="Prrafodelista"/>
              <w:numPr>
                <w:ilvl w:val="2"/>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sidR="007F0997">
              <w:rPr>
                <w:rFonts w:ascii="Times New Roman" w:hAnsi="Times New Roman" w:cs="Times New Roman"/>
                <w:sz w:val="24"/>
                <w:szCs w:val="24"/>
              </w:rPr>
              <w:t>usuario</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edita </w:t>
            </w:r>
            <w:r w:rsidRPr="0051289B">
              <w:rPr>
                <w:rFonts w:ascii="Times New Roman" w:hAnsi="Times New Roman" w:cs="Times New Roman"/>
                <w:sz w:val="24"/>
                <w:szCs w:val="24"/>
              </w:rPr>
              <w:t>cualquiera de los campos listados como editables.</w:t>
            </w:r>
          </w:p>
          <w:p w:rsidR="00244DAD" w:rsidRPr="0051289B" w:rsidRDefault="00244DAD" w:rsidP="00666F46">
            <w:pPr>
              <w:pStyle w:val="Prrafodelista"/>
              <w:numPr>
                <w:ilvl w:val="2"/>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sidR="007F0997">
              <w:rPr>
                <w:rFonts w:ascii="Times New Roman" w:hAnsi="Times New Roman" w:cs="Times New Roman"/>
                <w:sz w:val="24"/>
                <w:szCs w:val="24"/>
              </w:rPr>
              <w:t>usuario</w:t>
            </w:r>
            <w:r>
              <w:rPr>
                <w:rFonts w:ascii="Times New Roman" w:hAnsi="Times New Roman" w:cs="Times New Roman"/>
                <w:sz w:val="24"/>
                <w:szCs w:val="24"/>
              </w:rPr>
              <w:t xml:space="preserve"> elige la opción de </w:t>
            </w:r>
            <w:r w:rsidRPr="0051289B">
              <w:rPr>
                <w:rFonts w:ascii="Times New Roman" w:hAnsi="Times New Roman" w:cs="Times New Roman"/>
                <w:sz w:val="24"/>
                <w:szCs w:val="24"/>
              </w:rPr>
              <w:t>grabar.</w:t>
            </w:r>
          </w:p>
          <w:p w:rsidR="00244DAD" w:rsidRPr="0051289B" w:rsidRDefault="00244DAD" w:rsidP="00666F46">
            <w:pPr>
              <w:pStyle w:val="Prrafodelista"/>
              <w:numPr>
                <w:ilvl w:val="2"/>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verifica la validez de los datos a grabar.</w:t>
            </w:r>
          </w:p>
          <w:p w:rsidR="00244DAD" w:rsidRPr="0051289B" w:rsidRDefault="00244DAD" w:rsidP="00666F46">
            <w:pPr>
              <w:pStyle w:val="Prrafodelista"/>
              <w:numPr>
                <w:ilvl w:val="2"/>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lastRenderedPageBreak/>
              <w:t xml:space="preserve">El sistema graba en la base de datos los datos modificados e informa al </w:t>
            </w:r>
            <w:r w:rsidR="007F0997">
              <w:rPr>
                <w:rFonts w:ascii="Times New Roman" w:hAnsi="Times New Roman" w:cs="Times New Roman"/>
                <w:sz w:val="24"/>
                <w:szCs w:val="24"/>
              </w:rPr>
              <w:t>usuario</w:t>
            </w:r>
            <w:r w:rsidRPr="0051289B">
              <w:rPr>
                <w:rFonts w:ascii="Times New Roman" w:hAnsi="Times New Roman" w:cs="Times New Roman"/>
                <w:sz w:val="24"/>
                <w:szCs w:val="24"/>
              </w:rPr>
              <w:t xml:space="preserve"> que la operación se realizó exitosamente</w:t>
            </w:r>
            <w:r>
              <w:rPr>
                <w:rFonts w:ascii="Times New Roman" w:hAnsi="Times New Roman" w:cs="Times New Roman"/>
                <w:sz w:val="24"/>
                <w:szCs w:val="24"/>
              </w:rPr>
              <w:t xml:space="preserve"> mediante un mensaje</w:t>
            </w:r>
            <w:r w:rsidRPr="0051289B">
              <w:rPr>
                <w:rFonts w:ascii="Times New Roman" w:hAnsi="Times New Roman" w:cs="Times New Roman"/>
                <w:sz w:val="24"/>
                <w:szCs w:val="24"/>
              </w:rPr>
              <w:t>.</w:t>
            </w:r>
            <w:r>
              <w:rPr>
                <w:rFonts w:ascii="Times New Roman" w:hAnsi="Times New Roman" w:cs="Times New Roman"/>
                <w:sz w:val="24"/>
                <w:szCs w:val="24"/>
              </w:rPr>
              <w:t xml:space="preserve"> Y visualizando en detalle todos los campos actualizados del</w:t>
            </w:r>
            <w:r w:rsidR="007F0997">
              <w:rPr>
                <w:rFonts w:ascii="Times New Roman" w:hAnsi="Times New Roman" w:cs="Times New Roman"/>
                <w:sz w:val="24"/>
                <w:szCs w:val="24"/>
              </w:rPr>
              <w:t xml:space="preserve"> documento</w:t>
            </w:r>
            <w:r>
              <w:rPr>
                <w:rFonts w:ascii="Times New Roman" w:hAnsi="Times New Roman" w:cs="Times New Roman"/>
                <w:sz w:val="24"/>
                <w:szCs w:val="24"/>
              </w:rPr>
              <w:t>.</w:t>
            </w:r>
          </w:p>
          <w:p w:rsidR="00244DAD" w:rsidRPr="0051289B" w:rsidRDefault="00244DAD" w:rsidP="00666F46">
            <w:pPr>
              <w:pStyle w:val="Prrafodelista"/>
              <w:numPr>
                <w:ilvl w:val="1"/>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7F0997">
              <w:rPr>
                <w:rFonts w:ascii="Times New Roman" w:hAnsi="Times New Roman" w:cs="Times New Roman"/>
                <w:sz w:val="24"/>
                <w:szCs w:val="24"/>
              </w:rPr>
              <w:t>usuario</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eliminar</w:t>
            </w:r>
            <w:r>
              <w:rPr>
                <w:rFonts w:ascii="Times New Roman" w:hAnsi="Times New Roman" w:cs="Times New Roman"/>
                <w:sz w:val="24"/>
                <w:szCs w:val="24"/>
              </w:rPr>
              <w:t xml:space="preserve"> </w:t>
            </w:r>
            <w:r w:rsidR="007F0997">
              <w:rPr>
                <w:rFonts w:ascii="Times New Roman" w:hAnsi="Times New Roman" w:cs="Times New Roman"/>
                <w:sz w:val="24"/>
                <w:szCs w:val="24"/>
              </w:rPr>
              <w:t>documento</w:t>
            </w:r>
          </w:p>
          <w:p w:rsidR="00244DAD" w:rsidRPr="0051289B" w:rsidRDefault="00244DAD" w:rsidP="00666F46">
            <w:pPr>
              <w:pStyle w:val="Prrafodelista"/>
              <w:numPr>
                <w:ilvl w:val="2"/>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pide confirmación al </w:t>
            </w:r>
            <w:r w:rsidR="007F0997">
              <w:rPr>
                <w:rFonts w:ascii="Times New Roman" w:hAnsi="Times New Roman" w:cs="Times New Roman"/>
                <w:sz w:val="24"/>
                <w:szCs w:val="24"/>
              </w:rPr>
              <w:t>usuario</w:t>
            </w:r>
          </w:p>
          <w:p w:rsidR="00244DAD" w:rsidRPr="0051289B" w:rsidRDefault="00244DAD" w:rsidP="00666F46">
            <w:pPr>
              <w:pStyle w:val="Prrafodelista"/>
              <w:numPr>
                <w:ilvl w:val="2"/>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7F0997">
              <w:rPr>
                <w:rFonts w:ascii="Times New Roman" w:hAnsi="Times New Roman" w:cs="Times New Roman"/>
                <w:sz w:val="24"/>
                <w:szCs w:val="24"/>
              </w:rPr>
              <w:t>usuario</w:t>
            </w:r>
            <w:r w:rsidRPr="0051289B">
              <w:rPr>
                <w:rFonts w:ascii="Times New Roman" w:hAnsi="Times New Roman" w:cs="Times New Roman"/>
                <w:sz w:val="24"/>
                <w:szCs w:val="24"/>
              </w:rPr>
              <w:t xml:space="preserve"> confirma la eliminación</w:t>
            </w:r>
          </w:p>
          <w:p w:rsidR="00244DAD" w:rsidRPr="0051289B" w:rsidRDefault="00244DAD" w:rsidP="00666F46">
            <w:pPr>
              <w:pStyle w:val="Prrafodelista"/>
              <w:numPr>
                <w:ilvl w:val="3"/>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elimina el </w:t>
            </w:r>
            <w:r w:rsidR="007F0997">
              <w:rPr>
                <w:rFonts w:ascii="Times New Roman" w:hAnsi="Times New Roman" w:cs="Times New Roman"/>
                <w:sz w:val="24"/>
                <w:szCs w:val="24"/>
              </w:rPr>
              <w:t>documento</w:t>
            </w:r>
          </w:p>
          <w:p w:rsidR="00244DAD" w:rsidRDefault="00244DAD" w:rsidP="00666F46">
            <w:pPr>
              <w:pStyle w:val="Prrafodelista"/>
              <w:numPr>
                <w:ilvl w:val="3"/>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visualiza el mensaje de que la eliminación fue exitosa.</w:t>
            </w:r>
          </w:p>
          <w:p w:rsidR="00244DAD" w:rsidRPr="0051289B" w:rsidRDefault="00244DAD" w:rsidP="00666F46">
            <w:pPr>
              <w:pStyle w:val="Prrafodelista"/>
              <w:numPr>
                <w:ilvl w:val="3"/>
                <w:numId w:val="46"/>
              </w:numPr>
              <w:spacing w:after="0" w:line="240" w:lineRule="auto"/>
              <w:rPr>
                <w:rFonts w:ascii="Times New Roman" w:hAnsi="Times New Roman" w:cs="Times New Roman"/>
                <w:sz w:val="24"/>
                <w:szCs w:val="24"/>
              </w:rPr>
            </w:pPr>
            <w:r>
              <w:rPr>
                <w:rFonts w:ascii="Times New Roman" w:hAnsi="Times New Roman" w:cs="Times New Roman"/>
                <w:sz w:val="24"/>
                <w:szCs w:val="24"/>
              </w:rPr>
              <w:t>El sistema actualiza sus datos de control interno.</w:t>
            </w:r>
          </w:p>
          <w:p w:rsidR="00244DAD" w:rsidRPr="0051289B" w:rsidRDefault="00244DAD" w:rsidP="00666F46">
            <w:pPr>
              <w:pStyle w:val="Prrafodelista"/>
              <w:numPr>
                <w:ilvl w:val="2"/>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Caso contrario</w:t>
            </w:r>
          </w:p>
          <w:p w:rsidR="00244DAD" w:rsidRPr="0051289B" w:rsidRDefault="00244DAD" w:rsidP="00666F46">
            <w:pPr>
              <w:pStyle w:val="Prrafodelista"/>
              <w:numPr>
                <w:ilvl w:val="3"/>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retorna a la vista </w:t>
            </w:r>
            <w:r>
              <w:rPr>
                <w:rFonts w:ascii="Times New Roman" w:hAnsi="Times New Roman" w:cs="Times New Roman"/>
                <w:sz w:val="24"/>
                <w:szCs w:val="24"/>
              </w:rPr>
              <w:t xml:space="preserve">de listado de </w:t>
            </w:r>
            <w:r w:rsidR="007F0997">
              <w:rPr>
                <w:rFonts w:ascii="Times New Roman" w:hAnsi="Times New Roman" w:cs="Times New Roman"/>
                <w:sz w:val="24"/>
                <w:szCs w:val="24"/>
              </w:rPr>
              <w:t xml:space="preserve">documentos de transferencia </w:t>
            </w:r>
            <w:r>
              <w:rPr>
                <w:rFonts w:ascii="Times New Roman" w:hAnsi="Times New Roman" w:cs="Times New Roman"/>
                <w:sz w:val="24"/>
                <w:szCs w:val="24"/>
              </w:rPr>
              <w:t xml:space="preserve">(fig. </w:t>
            </w:r>
            <w:r w:rsidR="007F0997">
              <w:rPr>
                <w:rFonts w:ascii="Times New Roman" w:hAnsi="Times New Roman" w:cs="Times New Roman"/>
                <w:sz w:val="24"/>
                <w:szCs w:val="24"/>
              </w:rPr>
              <w:t>3.3.6</w:t>
            </w:r>
            <w:r>
              <w:rPr>
                <w:rFonts w:ascii="Times New Roman" w:hAnsi="Times New Roman" w:cs="Times New Roman"/>
                <w:sz w:val="24"/>
                <w:szCs w:val="24"/>
              </w:rPr>
              <w:t>.1)</w:t>
            </w:r>
            <w:r w:rsidRPr="0051289B">
              <w:rPr>
                <w:rFonts w:ascii="Times New Roman" w:hAnsi="Times New Roman" w:cs="Times New Roman"/>
                <w:sz w:val="24"/>
                <w:szCs w:val="24"/>
              </w:rPr>
              <w:t>.</w:t>
            </w:r>
          </w:p>
          <w:p w:rsidR="00244DAD" w:rsidRDefault="00244DAD" w:rsidP="00666F46">
            <w:pPr>
              <w:pStyle w:val="Prrafodelista"/>
              <w:numPr>
                <w:ilvl w:val="1"/>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7F0997">
              <w:rPr>
                <w:rFonts w:ascii="Times New Roman" w:hAnsi="Times New Roman" w:cs="Times New Roman"/>
                <w:sz w:val="24"/>
                <w:szCs w:val="24"/>
              </w:rPr>
              <w:t>usuario</w:t>
            </w:r>
            <w:r w:rsidRPr="0051289B">
              <w:rPr>
                <w:rFonts w:ascii="Times New Roman" w:hAnsi="Times New Roman" w:cs="Times New Roman"/>
                <w:sz w:val="24"/>
                <w:szCs w:val="24"/>
              </w:rPr>
              <w:t xml:space="preserve"> elige realizar una búsqueda avanzada</w:t>
            </w:r>
          </w:p>
          <w:p w:rsidR="00244DAD" w:rsidRDefault="00244DAD" w:rsidP="007075F4">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3.3.1. Introduce en el campo de búsqueda su criterio a buscar.</w:t>
            </w:r>
          </w:p>
          <w:p w:rsidR="00244DAD" w:rsidRPr="0051289B" w:rsidRDefault="00244DAD" w:rsidP="007075F4">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 xml:space="preserve">3.3.2. Se desplegará en la lista de </w:t>
            </w:r>
            <w:r w:rsidR="007F0997">
              <w:rPr>
                <w:rFonts w:ascii="Times New Roman" w:hAnsi="Times New Roman" w:cs="Times New Roman"/>
                <w:sz w:val="24"/>
                <w:szCs w:val="24"/>
              </w:rPr>
              <w:t>documentos</w:t>
            </w:r>
            <w:r>
              <w:rPr>
                <w:rFonts w:ascii="Times New Roman" w:hAnsi="Times New Roman" w:cs="Times New Roman"/>
                <w:sz w:val="24"/>
                <w:szCs w:val="24"/>
              </w:rPr>
              <w:t xml:space="preserve"> solo aquellos que cumplan el criterio de búsqueda.</w:t>
            </w:r>
          </w:p>
          <w:p w:rsidR="00244DAD" w:rsidRPr="00501BF3" w:rsidRDefault="00244DAD" w:rsidP="00666F46">
            <w:pPr>
              <w:pStyle w:val="Prrafodelista"/>
              <w:numPr>
                <w:ilvl w:val="0"/>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7F0997">
              <w:rPr>
                <w:rFonts w:ascii="Times New Roman" w:hAnsi="Times New Roman" w:cs="Times New Roman"/>
                <w:sz w:val="24"/>
                <w:szCs w:val="24"/>
              </w:rPr>
              <w:t>usuario</w:t>
            </w:r>
            <w:r w:rsidRPr="0051289B">
              <w:rPr>
                <w:rFonts w:ascii="Times New Roman" w:hAnsi="Times New Roman" w:cs="Times New Roman"/>
                <w:sz w:val="24"/>
                <w:szCs w:val="24"/>
              </w:rPr>
              <w:t xml:space="preserve"> elige </w:t>
            </w:r>
            <w:r w:rsidR="007F0997">
              <w:rPr>
                <w:rFonts w:ascii="Times New Roman" w:hAnsi="Times New Roman" w:cs="Times New Roman"/>
                <w:sz w:val="24"/>
                <w:szCs w:val="24"/>
              </w:rPr>
              <w:t>Nueva transferencia.</w:t>
            </w:r>
          </w:p>
          <w:p w:rsidR="00244DAD" w:rsidRDefault="00244DAD" w:rsidP="00666F46">
            <w:pPr>
              <w:pStyle w:val="Prrafodelista"/>
              <w:numPr>
                <w:ilvl w:val="0"/>
                <w:numId w:val="4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07F3A">
              <w:rPr>
                <w:rFonts w:ascii="Times New Roman" w:hAnsi="Times New Roman" w:cs="Times New Roman"/>
                <w:sz w:val="24"/>
                <w:szCs w:val="24"/>
              </w:rPr>
              <w:t xml:space="preserve">El sistema visualiza la </w:t>
            </w:r>
            <w:r>
              <w:rPr>
                <w:rFonts w:ascii="Times New Roman" w:hAnsi="Times New Roman" w:cs="Times New Roman"/>
                <w:sz w:val="24"/>
                <w:szCs w:val="24"/>
              </w:rPr>
              <w:t>interfaz (fig. 3.3.</w:t>
            </w:r>
            <w:r w:rsidR="007F0997">
              <w:rPr>
                <w:rFonts w:ascii="Times New Roman" w:hAnsi="Times New Roman" w:cs="Times New Roman"/>
                <w:sz w:val="24"/>
                <w:szCs w:val="24"/>
              </w:rPr>
              <w:t>6</w:t>
            </w:r>
            <w:r>
              <w:rPr>
                <w:rFonts w:ascii="Times New Roman" w:hAnsi="Times New Roman" w:cs="Times New Roman"/>
                <w:sz w:val="24"/>
                <w:szCs w:val="24"/>
              </w:rPr>
              <w:t xml:space="preserve">.2) para ingresar los </w:t>
            </w:r>
            <w:r w:rsidR="007F0997">
              <w:rPr>
                <w:rFonts w:ascii="Times New Roman" w:hAnsi="Times New Roman" w:cs="Times New Roman"/>
                <w:sz w:val="24"/>
                <w:szCs w:val="24"/>
              </w:rPr>
              <w:t xml:space="preserve">datos del documento de transferencia </w:t>
            </w:r>
            <w:r>
              <w:rPr>
                <w:rFonts w:ascii="Times New Roman" w:hAnsi="Times New Roman" w:cs="Times New Roman"/>
                <w:sz w:val="24"/>
                <w:szCs w:val="24"/>
              </w:rPr>
              <w:t>como</w:t>
            </w:r>
            <w:r w:rsidRPr="00E07F3A">
              <w:rPr>
                <w:rFonts w:ascii="Times New Roman" w:hAnsi="Times New Roman" w:cs="Times New Roman"/>
                <w:sz w:val="24"/>
                <w:szCs w:val="24"/>
              </w:rPr>
              <w:t xml:space="preserve"> </w:t>
            </w:r>
            <w:r w:rsidR="007F0997">
              <w:rPr>
                <w:rFonts w:ascii="Times New Roman" w:hAnsi="Times New Roman" w:cs="Times New Roman"/>
                <w:sz w:val="24"/>
                <w:szCs w:val="24"/>
              </w:rPr>
              <w:t>fecha</w:t>
            </w:r>
            <w:r>
              <w:rPr>
                <w:rFonts w:ascii="Times New Roman" w:hAnsi="Times New Roman" w:cs="Times New Roman"/>
                <w:sz w:val="24"/>
                <w:szCs w:val="24"/>
              </w:rPr>
              <w:t xml:space="preserve">, </w:t>
            </w:r>
            <w:r w:rsidR="007F0997">
              <w:rPr>
                <w:rFonts w:ascii="Times New Roman" w:hAnsi="Times New Roman" w:cs="Times New Roman"/>
                <w:sz w:val="24"/>
                <w:szCs w:val="24"/>
              </w:rPr>
              <w:t>orden de trabajo origen y destino además carga una lista de los empleados a transferir vacía</w:t>
            </w:r>
            <w:r>
              <w:rPr>
                <w:rFonts w:ascii="Times New Roman" w:hAnsi="Times New Roman" w:cs="Times New Roman"/>
                <w:sz w:val="24"/>
                <w:szCs w:val="24"/>
              </w:rPr>
              <w:t>.</w:t>
            </w:r>
          </w:p>
          <w:p w:rsidR="00244DAD" w:rsidRDefault="00244DAD" w:rsidP="007075F4">
            <w:pPr>
              <w:pStyle w:val="Prrafodelista"/>
              <w:spacing w:after="0" w:line="240" w:lineRule="auto"/>
              <w:rPr>
                <w:rFonts w:ascii="Times New Roman" w:hAnsi="Times New Roman" w:cs="Times New Roman"/>
                <w:sz w:val="24"/>
                <w:szCs w:val="24"/>
              </w:rPr>
            </w:pPr>
            <w:r>
              <w:rPr>
                <w:rFonts w:ascii="Times New Roman" w:hAnsi="Times New Roman" w:cs="Times New Roman"/>
                <w:sz w:val="24"/>
                <w:szCs w:val="24"/>
              </w:rPr>
              <w:t>Además de las opción de grabar y</w:t>
            </w:r>
            <w:r w:rsidRPr="00E07F3A">
              <w:rPr>
                <w:rFonts w:ascii="Times New Roman" w:hAnsi="Times New Roman" w:cs="Times New Roman"/>
                <w:sz w:val="24"/>
                <w:szCs w:val="24"/>
              </w:rPr>
              <w:t xml:space="preserve"> retornar</w:t>
            </w:r>
          </w:p>
          <w:p w:rsidR="00244DAD" w:rsidRDefault="00244DAD" w:rsidP="00666F46">
            <w:pPr>
              <w:pStyle w:val="Prrafodelista"/>
              <w:numPr>
                <w:ilvl w:val="0"/>
                <w:numId w:val="4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w:t>
            </w:r>
            <w:r w:rsidR="007F0997">
              <w:rPr>
                <w:rFonts w:ascii="Times New Roman" w:hAnsi="Times New Roman" w:cs="Times New Roman"/>
                <w:sz w:val="24"/>
                <w:szCs w:val="24"/>
              </w:rPr>
              <w:t>usuario</w:t>
            </w:r>
            <w:r>
              <w:rPr>
                <w:rFonts w:ascii="Times New Roman" w:hAnsi="Times New Roman" w:cs="Times New Roman"/>
                <w:sz w:val="24"/>
                <w:szCs w:val="24"/>
              </w:rPr>
              <w:t xml:space="preserve"> ingresa todos los datos r</w:t>
            </w:r>
            <w:r w:rsidR="007F0997">
              <w:rPr>
                <w:rFonts w:ascii="Times New Roman" w:hAnsi="Times New Roman" w:cs="Times New Roman"/>
                <w:sz w:val="24"/>
                <w:szCs w:val="24"/>
              </w:rPr>
              <w:t>equeridos del documento de transferencia</w:t>
            </w:r>
          </w:p>
          <w:p w:rsidR="00244DAD" w:rsidRDefault="00244DAD" w:rsidP="00666F46">
            <w:pPr>
              <w:pStyle w:val="Prrafodelista"/>
              <w:numPr>
                <w:ilvl w:val="0"/>
                <w:numId w:val="4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Si el </w:t>
            </w:r>
            <w:r w:rsidR="007F0997">
              <w:rPr>
                <w:rFonts w:ascii="Times New Roman" w:hAnsi="Times New Roman" w:cs="Times New Roman"/>
                <w:sz w:val="24"/>
                <w:szCs w:val="24"/>
              </w:rPr>
              <w:t>usuario</w:t>
            </w:r>
            <w:r>
              <w:rPr>
                <w:rFonts w:ascii="Times New Roman" w:hAnsi="Times New Roman" w:cs="Times New Roman"/>
                <w:sz w:val="24"/>
                <w:szCs w:val="24"/>
              </w:rPr>
              <w:t xml:space="preserve"> elige la opción de grabar.</w:t>
            </w:r>
          </w:p>
          <w:p w:rsidR="00244DAD" w:rsidRDefault="00244DAD" w:rsidP="00666F46">
            <w:pPr>
              <w:pStyle w:val="Prrafodelista"/>
              <w:numPr>
                <w:ilvl w:val="0"/>
                <w:numId w:val="4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verifica la validez de los datos a grabar.</w:t>
            </w:r>
          </w:p>
          <w:p w:rsidR="00244DAD" w:rsidRPr="00501BF3" w:rsidRDefault="00244DAD" w:rsidP="00666F46">
            <w:pPr>
              <w:pStyle w:val="Prrafodelista"/>
              <w:numPr>
                <w:ilvl w:val="0"/>
                <w:numId w:val="4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graba en la base de datos los datos ingresados e informa al </w:t>
            </w:r>
            <w:r w:rsidR="007F0997">
              <w:rPr>
                <w:rFonts w:ascii="Times New Roman" w:hAnsi="Times New Roman" w:cs="Times New Roman"/>
                <w:sz w:val="24"/>
                <w:szCs w:val="24"/>
              </w:rPr>
              <w:t>usuario</w:t>
            </w:r>
            <w:r>
              <w:rPr>
                <w:rFonts w:ascii="Times New Roman" w:hAnsi="Times New Roman" w:cs="Times New Roman"/>
                <w:sz w:val="24"/>
                <w:szCs w:val="24"/>
              </w:rPr>
              <w:t xml:space="preserve"> que la operación se realizó exitosamente mediante un mensaje. Y visualizando en detalle todos campos ingresados del </w:t>
            </w:r>
            <w:r w:rsidR="007F0997">
              <w:rPr>
                <w:rFonts w:ascii="Times New Roman" w:hAnsi="Times New Roman" w:cs="Times New Roman"/>
                <w:sz w:val="24"/>
                <w:szCs w:val="24"/>
              </w:rPr>
              <w:t>documento</w:t>
            </w:r>
            <w:r>
              <w:rPr>
                <w:rFonts w:ascii="Times New Roman" w:hAnsi="Times New Roman" w:cs="Times New Roman"/>
                <w:sz w:val="24"/>
                <w:szCs w:val="24"/>
              </w:rPr>
              <w:t>.</w:t>
            </w:r>
          </w:p>
        </w:tc>
      </w:tr>
      <w:tr w:rsidR="00244DAD" w:rsidRPr="0051289B" w:rsidTr="007075F4">
        <w:trPr>
          <w:trHeight w:val="1081"/>
        </w:trPr>
        <w:tc>
          <w:tcPr>
            <w:tcW w:w="2253" w:type="dxa"/>
            <w:shd w:val="clear" w:color="auto" w:fill="DBE5F1"/>
          </w:tcPr>
          <w:p w:rsidR="00244DAD" w:rsidRPr="0051289B" w:rsidRDefault="00244DAD" w:rsidP="007075F4">
            <w:pPr>
              <w:ind w:left="708"/>
              <w:contextualSpacing/>
              <w:jc w:val="right"/>
              <w:rPr>
                <w:rFonts w:ascii="Times New Roman" w:hAnsi="Times New Roman" w:cs="Times New Roman"/>
                <w:b/>
                <w:bCs/>
                <w:sz w:val="24"/>
                <w:szCs w:val="24"/>
              </w:rPr>
            </w:pPr>
            <w:r>
              <w:rPr>
                <w:rFonts w:ascii="Times New Roman" w:hAnsi="Times New Roman" w:cs="Times New Roman"/>
                <w:b/>
                <w:bCs/>
                <w:sz w:val="24"/>
                <w:szCs w:val="24"/>
              </w:rPr>
              <w:lastRenderedPageBreak/>
              <w:t xml:space="preserve">Flujo(s) </w:t>
            </w:r>
            <w:r w:rsidRPr="0051289B">
              <w:rPr>
                <w:rFonts w:ascii="Times New Roman" w:hAnsi="Times New Roman" w:cs="Times New Roman"/>
                <w:b/>
                <w:bCs/>
                <w:sz w:val="24"/>
                <w:szCs w:val="24"/>
              </w:rPr>
              <w:t>alternativo(s):</w:t>
            </w:r>
          </w:p>
        </w:tc>
        <w:tc>
          <w:tcPr>
            <w:tcW w:w="7038" w:type="dxa"/>
            <w:gridSpan w:val="3"/>
          </w:tcPr>
          <w:p w:rsidR="00244DAD" w:rsidRPr="0051289B" w:rsidRDefault="00244DAD" w:rsidP="00666F46">
            <w:pPr>
              <w:pStyle w:val="Prrafodelista"/>
              <w:numPr>
                <w:ilvl w:val="0"/>
                <w:numId w:val="4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En el punto 2. del flujo principal, si no existe ningún </w:t>
            </w:r>
            <w:r w:rsidR="007F0997">
              <w:rPr>
                <w:rFonts w:ascii="Times New Roman" w:hAnsi="Times New Roman" w:cs="Times New Roman"/>
                <w:sz w:val="24"/>
                <w:szCs w:val="24"/>
              </w:rPr>
              <w:t>documento de transferencia</w:t>
            </w:r>
            <w:r w:rsidRPr="0051289B">
              <w:rPr>
                <w:rFonts w:ascii="Times New Roman" w:hAnsi="Times New Roman" w:cs="Times New Roman"/>
                <w:sz w:val="24"/>
                <w:szCs w:val="24"/>
              </w:rPr>
              <w:t xml:space="preserve"> registrado.</w:t>
            </w:r>
          </w:p>
          <w:p w:rsidR="00244DAD" w:rsidRPr="0051289B" w:rsidRDefault="00244DAD" w:rsidP="00666F46">
            <w:pPr>
              <w:pStyle w:val="Prrafodelista"/>
              <w:numPr>
                <w:ilvl w:val="1"/>
                <w:numId w:val="4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visualizará </w:t>
            </w:r>
            <w:r>
              <w:rPr>
                <w:rFonts w:ascii="Times New Roman" w:hAnsi="Times New Roman" w:cs="Times New Roman"/>
                <w:sz w:val="24"/>
                <w:szCs w:val="24"/>
              </w:rPr>
              <w:t xml:space="preserve">solo las entradas de búsqueda, pero no </w:t>
            </w:r>
            <w:r w:rsidRPr="0051289B">
              <w:rPr>
                <w:rFonts w:ascii="Times New Roman" w:hAnsi="Times New Roman" w:cs="Times New Roman"/>
                <w:sz w:val="24"/>
                <w:szCs w:val="24"/>
              </w:rPr>
              <w:t xml:space="preserve"> visualizará </w:t>
            </w:r>
            <w:r>
              <w:rPr>
                <w:rFonts w:ascii="Times New Roman" w:hAnsi="Times New Roman" w:cs="Times New Roman"/>
                <w:sz w:val="24"/>
                <w:szCs w:val="24"/>
              </w:rPr>
              <w:t xml:space="preserve">ningún </w:t>
            </w:r>
            <w:r w:rsidR="007F0997">
              <w:rPr>
                <w:rFonts w:ascii="Times New Roman" w:hAnsi="Times New Roman" w:cs="Times New Roman"/>
                <w:sz w:val="24"/>
                <w:szCs w:val="24"/>
              </w:rPr>
              <w:t>documento</w:t>
            </w:r>
            <w:r>
              <w:rPr>
                <w:rFonts w:ascii="Times New Roman" w:hAnsi="Times New Roman" w:cs="Times New Roman"/>
                <w:sz w:val="24"/>
                <w:szCs w:val="24"/>
              </w:rPr>
              <w:t>.</w:t>
            </w:r>
          </w:p>
          <w:p w:rsidR="00244DAD" w:rsidRPr="0051289B" w:rsidRDefault="00244DAD" w:rsidP="00666F46">
            <w:pPr>
              <w:pStyle w:val="Prrafodelista"/>
              <w:numPr>
                <w:ilvl w:val="0"/>
                <w:numId w:val="48"/>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3.1.4</w:t>
            </w:r>
            <w:r w:rsidRPr="0051289B">
              <w:rPr>
                <w:rFonts w:ascii="Times New Roman" w:hAnsi="Times New Roman" w:cs="Times New Roman"/>
                <w:sz w:val="24"/>
                <w:szCs w:val="24"/>
              </w:rPr>
              <w:t xml:space="preserve">, si los campos </w:t>
            </w:r>
            <w:r>
              <w:rPr>
                <w:rFonts w:ascii="Times New Roman" w:hAnsi="Times New Roman" w:cs="Times New Roman"/>
                <w:sz w:val="24"/>
                <w:szCs w:val="24"/>
              </w:rPr>
              <w:t>orden de trabajo</w:t>
            </w:r>
            <w:r w:rsidR="00C225A9">
              <w:rPr>
                <w:rFonts w:ascii="Times New Roman" w:hAnsi="Times New Roman" w:cs="Times New Roman"/>
                <w:sz w:val="24"/>
                <w:szCs w:val="24"/>
              </w:rPr>
              <w:t xml:space="preserve"> origen y destino</w:t>
            </w:r>
            <w:r>
              <w:rPr>
                <w:rFonts w:ascii="Times New Roman" w:hAnsi="Times New Roman" w:cs="Times New Roman"/>
                <w:sz w:val="24"/>
                <w:szCs w:val="24"/>
              </w:rPr>
              <w:t>. S</w:t>
            </w:r>
            <w:r w:rsidRPr="0051289B">
              <w:rPr>
                <w:rFonts w:ascii="Times New Roman" w:hAnsi="Times New Roman" w:cs="Times New Roman"/>
                <w:sz w:val="24"/>
                <w:szCs w:val="24"/>
              </w:rPr>
              <w:t>on vacíos</w:t>
            </w:r>
            <w:r>
              <w:rPr>
                <w:rFonts w:ascii="Times New Roman" w:hAnsi="Times New Roman" w:cs="Times New Roman"/>
                <w:sz w:val="24"/>
                <w:szCs w:val="24"/>
              </w:rPr>
              <w:t>.</w:t>
            </w:r>
          </w:p>
          <w:p w:rsidR="00244DAD" w:rsidRPr="0051289B" w:rsidRDefault="00244DAD" w:rsidP="00666F46">
            <w:pPr>
              <w:pStyle w:val="Prrafodelista"/>
              <w:numPr>
                <w:ilvl w:val="1"/>
                <w:numId w:val="4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informa que campo o campos están vacíos y no procede a grabar los cambios.</w:t>
            </w:r>
          </w:p>
          <w:p w:rsidR="00244DAD" w:rsidRDefault="00244DAD" w:rsidP="00666F46">
            <w:pPr>
              <w:pStyle w:val="Prrafodelista"/>
              <w:numPr>
                <w:ilvl w:val="0"/>
                <w:numId w:val="48"/>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4.4. si los campos orden de trabajo</w:t>
            </w:r>
            <w:r w:rsidR="00C225A9">
              <w:rPr>
                <w:rFonts w:ascii="Times New Roman" w:hAnsi="Times New Roman" w:cs="Times New Roman"/>
                <w:sz w:val="24"/>
                <w:szCs w:val="24"/>
              </w:rPr>
              <w:t xml:space="preserve"> origen y destino</w:t>
            </w:r>
            <w:r>
              <w:rPr>
                <w:rFonts w:ascii="Times New Roman" w:hAnsi="Times New Roman" w:cs="Times New Roman"/>
                <w:sz w:val="24"/>
                <w:szCs w:val="24"/>
              </w:rPr>
              <w:t xml:space="preserve">. </w:t>
            </w:r>
            <w:r w:rsidR="00C225A9">
              <w:rPr>
                <w:rFonts w:ascii="Times New Roman" w:hAnsi="Times New Roman" w:cs="Times New Roman"/>
                <w:sz w:val="24"/>
                <w:szCs w:val="24"/>
              </w:rPr>
              <w:t>Son vacíos.</w:t>
            </w:r>
          </w:p>
          <w:p w:rsidR="00244DAD" w:rsidRPr="00475F2C" w:rsidRDefault="00244DAD" w:rsidP="00666F46">
            <w:pPr>
              <w:pStyle w:val="Prrafodelista"/>
              <w:numPr>
                <w:ilvl w:val="0"/>
                <w:numId w:val="4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75F2C">
              <w:rPr>
                <w:rFonts w:ascii="Times New Roman" w:hAnsi="Times New Roman" w:cs="Times New Roman"/>
                <w:sz w:val="24"/>
                <w:szCs w:val="24"/>
              </w:rPr>
              <w:t xml:space="preserve">El sistema informa que campo o campos están vacíos y no </w:t>
            </w:r>
            <w:r>
              <w:rPr>
                <w:rFonts w:ascii="Times New Roman" w:hAnsi="Times New Roman" w:cs="Times New Roman"/>
                <w:sz w:val="24"/>
                <w:szCs w:val="24"/>
              </w:rPr>
              <w:t>procede a grabar los cambios.</w:t>
            </w:r>
          </w:p>
        </w:tc>
      </w:tr>
    </w:tbl>
    <w:p w:rsidR="00244DAD" w:rsidRPr="00244DAD" w:rsidRDefault="00244DAD" w:rsidP="00244DAD"/>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lastRenderedPageBreak/>
        <w:t xml:space="preserve">3.3.6.3. </w:t>
      </w:r>
      <w:r w:rsidRPr="0041783A">
        <w:rPr>
          <w:rFonts w:ascii="Times New Roman" w:hAnsi="Times New Roman" w:cs="Times New Roman"/>
          <w:b/>
          <w:i w:val="0"/>
          <w:color w:val="auto"/>
        </w:rPr>
        <w:t>Prototipo de interfaz</w:t>
      </w:r>
    </w:p>
    <w:p w:rsidR="00EE5BA4" w:rsidRDefault="00EE5BA4" w:rsidP="00EE5BA4">
      <w:pPr>
        <w:jc w:val="center"/>
      </w:pPr>
      <w:r>
        <w:rPr>
          <w:noProof/>
          <w:lang w:eastAsia="es-BO"/>
        </w:rPr>
        <w:drawing>
          <wp:inline distT="0" distB="0" distL="0" distR="0">
            <wp:extent cx="4629150" cy="22002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9150" cy="2200275"/>
                    </a:xfrm>
                    <a:prstGeom prst="rect">
                      <a:avLst/>
                    </a:prstGeom>
                    <a:noFill/>
                    <a:ln>
                      <a:noFill/>
                    </a:ln>
                  </pic:spPr>
                </pic:pic>
              </a:graphicData>
            </a:graphic>
          </wp:inline>
        </w:drawing>
      </w:r>
    </w:p>
    <w:p w:rsidR="00EE5BA4" w:rsidRDefault="00EE5BA4" w:rsidP="00EE5BA4">
      <w:pPr>
        <w:jc w:val="center"/>
        <w:rPr>
          <w:b/>
        </w:rPr>
      </w:pPr>
      <w:r w:rsidRPr="00EE5BA4">
        <w:rPr>
          <w:b/>
        </w:rPr>
        <w:t>(</w:t>
      </w:r>
      <w:r>
        <w:rPr>
          <w:b/>
        </w:rPr>
        <w:t>fig. 3.3.6.1</w:t>
      </w:r>
      <w:r w:rsidRPr="00EE5BA4">
        <w:rPr>
          <w:b/>
        </w:rPr>
        <w:t>)</w:t>
      </w:r>
    </w:p>
    <w:p w:rsidR="00EE5BA4" w:rsidRDefault="00EE5BA4" w:rsidP="00EE5BA4">
      <w:pPr>
        <w:jc w:val="center"/>
        <w:rPr>
          <w:b/>
        </w:rPr>
      </w:pPr>
    </w:p>
    <w:p w:rsidR="00EE5BA4" w:rsidRDefault="00EE5BA4" w:rsidP="00EE5BA4">
      <w:pPr>
        <w:jc w:val="center"/>
        <w:rPr>
          <w:b/>
        </w:rPr>
      </w:pPr>
      <w:r>
        <w:rPr>
          <w:b/>
          <w:noProof/>
          <w:lang w:eastAsia="es-BO"/>
        </w:rPr>
        <w:drawing>
          <wp:inline distT="0" distB="0" distL="0" distR="0">
            <wp:extent cx="5143500" cy="33813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3500" cy="3381375"/>
                    </a:xfrm>
                    <a:prstGeom prst="rect">
                      <a:avLst/>
                    </a:prstGeom>
                    <a:noFill/>
                    <a:ln>
                      <a:noFill/>
                    </a:ln>
                  </pic:spPr>
                </pic:pic>
              </a:graphicData>
            </a:graphic>
          </wp:inline>
        </w:drawing>
      </w:r>
    </w:p>
    <w:p w:rsidR="00EE5BA4" w:rsidRPr="00EE5BA4" w:rsidRDefault="00EE5BA4" w:rsidP="00EE5BA4">
      <w:pPr>
        <w:jc w:val="center"/>
        <w:rPr>
          <w:b/>
        </w:rPr>
      </w:pPr>
      <w:r>
        <w:rPr>
          <w:b/>
        </w:rPr>
        <w:t>(fig. 3.3.6.2)</w:t>
      </w:r>
    </w:p>
    <w:p w:rsidR="00B11813" w:rsidRDefault="00B11813" w:rsidP="00B11813">
      <w:pPr>
        <w:pStyle w:val="Ttulo3"/>
        <w:ind w:firstLine="340"/>
        <w:rPr>
          <w:rFonts w:ascii="Times New Roman" w:hAnsi="Times New Roman" w:cs="Times New Roman"/>
          <w:b/>
          <w:color w:val="auto"/>
        </w:rPr>
      </w:pPr>
      <w:r>
        <w:rPr>
          <w:rFonts w:ascii="Times New Roman" w:hAnsi="Times New Roman" w:cs="Times New Roman"/>
          <w:b/>
          <w:color w:val="auto"/>
        </w:rPr>
        <w:lastRenderedPageBreak/>
        <w:t>3.3.7</w:t>
      </w:r>
      <w:r w:rsidRPr="00B11813">
        <w:rPr>
          <w:rFonts w:ascii="Times New Roman" w:hAnsi="Times New Roman" w:cs="Times New Roman"/>
          <w:b/>
          <w:color w:val="auto"/>
        </w:rPr>
        <w:t>.</w:t>
      </w:r>
      <w:r>
        <w:rPr>
          <w:rFonts w:ascii="Times New Roman" w:hAnsi="Times New Roman" w:cs="Times New Roman"/>
          <w:b/>
          <w:color w:val="auto"/>
        </w:rPr>
        <w:t xml:space="preserve"> CU07: Gestionar transferencia de equipo pesado.</w:t>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3.3.7.1. </w:t>
      </w:r>
      <w:r w:rsidRPr="0041783A">
        <w:rPr>
          <w:rFonts w:ascii="Times New Roman" w:hAnsi="Times New Roman" w:cs="Times New Roman"/>
          <w:b/>
          <w:i w:val="0"/>
          <w:color w:val="auto"/>
        </w:rPr>
        <w:t>Diagrama de caso de uso</w:t>
      </w:r>
    </w:p>
    <w:p w:rsidR="00EE5BA4" w:rsidRDefault="00DC3FB2" w:rsidP="00EE5BA4">
      <w:pPr>
        <w:jc w:val="center"/>
      </w:pPr>
      <w:r w:rsidRPr="00DC3FB2">
        <w:rPr>
          <w:noProof/>
          <w:lang w:eastAsia="es-BO"/>
        </w:rPr>
        <w:drawing>
          <wp:inline distT="0" distB="0" distL="0" distR="0">
            <wp:extent cx="3200400" cy="14287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1428750"/>
                    </a:xfrm>
                    <a:prstGeom prst="rect">
                      <a:avLst/>
                    </a:prstGeom>
                    <a:noFill/>
                    <a:ln>
                      <a:noFill/>
                    </a:ln>
                  </pic:spPr>
                </pic:pic>
              </a:graphicData>
            </a:graphic>
          </wp:inline>
        </w:drawing>
      </w:r>
    </w:p>
    <w:p w:rsidR="00EE5BA4" w:rsidRPr="00EE5BA4" w:rsidRDefault="00EE5BA4" w:rsidP="00EE5BA4">
      <w:pPr>
        <w:jc w:val="center"/>
      </w:pPr>
      <w:bookmarkStart w:id="32" w:name="_GoBack"/>
      <w:bookmarkEnd w:id="32"/>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3.3.7.2. </w:t>
      </w:r>
      <w:r w:rsidRPr="0041783A">
        <w:rPr>
          <w:rFonts w:ascii="Times New Roman" w:hAnsi="Times New Roman" w:cs="Times New Roman"/>
          <w:b/>
          <w:i w:val="0"/>
          <w:color w:val="auto"/>
        </w:rPr>
        <w:t>Descripción del caso de uso</w:t>
      </w:r>
    </w:p>
    <w:tbl>
      <w:tblPr>
        <w:tblW w:w="9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3"/>
        <w:gridCol w:w="2181"/>
        <w:gridCol w:w="2181"/>
        <w:gridCol w:w="2676"/>
      </w:tblGrid>
      <w:tr w:rsidR="00664292" w:rsidRPr="0051289B" w:rsidTr="007075F4">
        <w:trPr>
          <w:trHeight w:val="296"/>
        </w:trPr>
        <w:tc>
          <w:tcPr>
            <w:tcW w:w="9291" w:type="dxa"/>
            <w:gridSpan w:val="4"/>
            <w:shd w:val="clear" w:color="auto" w:fill="4F81BD"/>
          </w:tcPr>
          <w:p w:rsidR="00664292" w:rsidRPr="0051289B" w:rsidRDefault="00664292" w:rsidP="00664292">
            <w:pPr>
              <w:contextualSpacing/>
              <w:jc w:val="center"/>
              <w:rPr>
                <w:rFonts w:ascii="Times New Roman" w:hAnsi="Times New Roman" w:cs="Times New Roman"/>
                <w:b/>
                <w:bCs/>
                <w:sz w:val="24"/>
                <w:szCs w:val="24"/>
              </w:rPr>
            </w:pPr>
            <w:r w:rsidRPr="0051289B">
              <w:rPr>
                <w:rFonts w:ascii="Times New Roman" w:hAnsi="Times New Roman" w:cs="Times New Roman"/>
                <w:b/>
                <w:bCs/>
                <w:sz w:val="24"/>
                <w:szCs w:val="24"/>
              </w:rPr>
              <w:t xml:space="preserve">CASO DE USO: Gestionar </w:t>
            </w:r>
            <w:r>
              <w:rPr>
                <w:rFonts w:ascii="Times New Roman" w:hAnsi="Times New Roman" w:cs="Times New Roman"/>
                <w:b/>
                <w:bCs/>
                <w:sz w:val="24"/>
                <w:szCs w:val="24"/>
              </w:rPr>
              <w:t>transferencia de equipo</w:t>
            </w:r>
          </w:p>
        </w:tc>
      </w:tr>
      <w:tr w:rsidR="00664292" w:rsidRPr="0051289B" w:rsidTr="007075F4">
        <w:trPr>
          <w:trHeight w:val="281"/>
        </w:trPr>
        <w:tc>
          <w:tcPr>
            <w:tcW w:w="2253" w:type="dxa"/>
            <w:shd w:val="clear" w:color="auto" w:fill="4F81BD"/>
          </w:tcPr>
          <w:p w:rsidR="00664292" w:rsidRPr="0051289B" w:rsidRDefault="00664292"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t>ID :</w:t>
            </w:r>
          </w:p>
        </w:tc>
        <w:tc>
          <w:tcPr>
            <w:tcW w:w="7038" w:type="dxa"/>
            <w:gridSpan w:val="3"/>
            <w:shd w:val="clear" w:color="auto" w:fill="4F81BD"/>
          </w:tcPr>
          <w:p w:rsidR="00664292" w:rsidRPr="0051289B" w:rsidRDefault="00664292" w:rsidP="007075F4">
            <w:pPr>
              <w:contextualSpacing/>
              <w:rPr>
                <w:rFonts w:ascii="Times New Roman" w:hAnsi="Times New Roman" w:cs="Times New Roman"/>
                <w:b/>
                <w:bCs/>
                <w:sz w:val="24"/>
                <w:szCs w:val="24"/>
              </w:rPr>
            </w:pPr>
            <w:r>
              <w:rPr>
                <w:rFonts w:ascii="Times New Roman" w:hAnsi="Times New Roman" w:cs="Times New Roman"/>
                <w:b/>
                <w:bCs/>
                <w:sz w:val="24"/>
                <w:szCs w:val="24"/>
              </w:rPr>
              <w:t>CU07</w:t>
            </w:r>
            <w:r w:rsidRPr="0051289B">
              <w:rPr>
                <w:rFonts w:ascii="Times New Roman" w:hAnsi="Times New Roman" w:cs="Times New Roman"/>
                <w:b/>
                <w:bCs/>
                <w:sz w:val="24"/>
                <w:szCs w:val="24"/>
              </w:rPr>
              <w:t>.</w:t>
            </w:r>
          </w:p>
        </w:tc>
      </w:tr>
      <w:tr w:rsidR="00664292" w:rsidRPr="0051289B" w:rsidTr="007075F4">
        <w:trPr>
          <w:trHeight w:val="577"/>
        </w:trPr>
        <w:tc>
          <w:tcPr>
            <w:tcW w:w="2253" w:type="dxa"/>
            <w:shd w:val="clear" w:color="auto" w:fill="DBE5F1"/>
          </w:tcPr>
          <w:p w:rsidR="00664292" w:rsidRPr="0051289B" w:rsidRDefault="00664292"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Creado por:</w:t>
            </w:r>
          </w:p>
        </w:tc>
        <w:tc>
          <w:tcPr>
            <w:tcW w:w="2181" w:type="dxa"/>
          </w:tcPr>
          <w:p w:rsidR="00664292" w:rsidRPr="0051289B" w:rsidRDefault="00664292" w:rsidP="007075F4">
            <w:pPr>
              <w:contextualSpacing/>
              <w:rPr>
                <w:rFonts w:ascii="Times New Roman" w:hAnsi="Times New Roman" w:cs="Times New Roman"/>
                <w:sz w:val="24"/>
                <w:szCs w:val="24"/>
              </w:rPr>
            </w:pPr>
            <w:r w:rsidRPr="0051289B">
              <w:rPr>
                <w:rFonts w:ascii="Times New Roman" w:hAnsi="Times New Roman" w:cs="Times New Roman"/>
                <w:sz w:val="24"/>
                <w:szCs w:val="24"/>
              </w:rPr>
              <w:t>Alex Limbert Yalusqui Godoy</w:t>
            </w:r>
          </w:p>
        </w:tc>
        <w:tc>
          <w:tcPr>
            <w:tcW w:w="2181" w:type="dxa"/>
            <w:shd w:val="clear" w:color="auto" w:fill="DBE5F1"/>
          </w:tcPr>
          <w:p w:rsidR="00664292" w:rsidRPr="0051289B" w:rsidRDefault="00664292" w:rsidP="007075F4">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Última modificación por:</w:t>
            </w:r>
          </w:p>
        </w:tc>
        <w:tc>
          <w:tcPr>
            <w:tcW w:w="2676" w:type="dxa"/>
          </w:tcPr>
          <w:p w:rsidR="00664292" w:rsidRPr="0051289B" w:rsidRDefault="00664292" w:rsidP="007075F4">
            <w:pPr>
              <w:contextualSpacing/>
              <w:rPr>
                <w:rFonts w:ascii="Times New Roman" w:hAnsi="Times New Roman" w:cs="Times New Roman"/>
                <w:sz w:val="24"/>
                <w:szCs w:val="24"/>
              </w:rPr>
            </w:pPr>
            <w:r>
              <w:rPr>
                <w:rFonts w:ascii="Times New Roman" w:hAnsi="Times New Roman" w:cs="Times New Roman"/>
                <w:sz w:val="24"/>
                <w:szCs w:val="24"/>
              </w:rPr>
              <w:t>Alex Limbert Yalusqui Godoy</w:t>
            </w:r>
          </w:p>
        </w:tc>
      </w:tr>
      <w:tr w:rsidR="00664292" w:rsidRPr="0051289B" w:rsidTr="007075F4">
        <w:trPr>
          <w:trHeight w:val="592"/>
        </w:trPr>
        <w:tc>
          <w:tcPr>
            <w:tcW w:w="2253" w:type="dxa"/>
            <w:shd w:val="clear" w:color="auto" w:fill="DBE5F1"/>
          </w:tcPr>
          <w:p w:rsidR="00664292" w:rsidRPr="0051289B" w:rsidRDefault="00664292"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Fecha de creación:</w:t>
            </w:r>
          </w:p>
        </w:tc>
        <w:tc>
          <w:tcPr>
            <w:tcW w:w="2181" w:type="dxa"/>
          </w:tcPr>
          <w:p w:rsidR="00664292" w:rsidRPr="0051289B" w:rsidRDefault="00664292" w:rsidP="007075F4">
            <w:pPr>
              <w:contextualSpacing/>
              <w:rPr>
                <w:rFonts w:ascii="Times New Roman" w:hAnsi="Times New Roman" w:cs="Times New Roman"/>
                <w:sz w:val="24"/>
                <w:szCs w:val="24"/>
              </w:rPr>
            </w:pPr>
            <w:r>
              <w:rPr>
                <w:rFonts w:ascii="Times New Roman" w:hAnsi="Times New Roman" w:cs="Times New Roman"/>
                <w:sz w:val="24"/>
                <w:szCs w:val="24"/>
              </w:rPr>
              <w:t>25-agosto-2015</w:t>
            </w:r>
          </w:p>
        </w:tc>
        <w:tc>
          <w:tcPr>
            <w:tcW w:w="2181" w:type="dxa"/>
            <w:shd w:val="clear" w:color="auto" w:fill="DBE5F1"/>
          </w:tcPr>
          <w:p w:rsidR="00664292" w:rsidRPr="0051289B" w:rsidRDefault="00664292" w:rsidP="007075F4">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Fecha de última modificación:</w:t>
            </w:r>
          </w:p>
        </w:tc>
        <w:tc>
          <w:tcPr>
            <w:tcW w:w="2676" w:type="dxa"/>
          </w:tcPr>
          <w:p w:rsidR="00664292" w:rsidRPr="0051289B" w:rsidRDefault="00664292" w:rsidP="007075F4">
            <w:pPr>
              <w:contextualSpacing/>
              <w:rPr>
                <w:rFonts w:ascii="Times New Roman" w:hAnsi="Times New Roman" w:cs="Times New Roman"/>
                <w:sz w:val="24"/>
                <w:szCs w:val="24"/>
              </w:rPr>
            </w:pPr>
            <w:r>
              <w:rPr>
                <w:rFonts w:ascii="Times New Roman" w:hAnsi="Times New Roman" w:cs="Times New Roman"/>
                <w:sz w:val="24"/>
                <w:szCs w:val="24"/>
              </w:rPr>
              <w:t>25-agosto- 2015</w:t>
            </w:r>
          </w:p>
        </w:tc>
      </w:tr>
      <w:tr w:rsidR="00664292" w:rsidRPr="0051289B" w:rsidTr="007075F4">
        <w:trPr>
          <w:trHeight w:val="281"/>
        </w:trPr>
        <w:tc>
          <w:tcPr>
            <w:tcW w:w="2253" w:type="dxa"/>
            <w:shd w:val="clear" w:color="auto" w:fill="DBE5F1"/>
          </w:tcPr>
          <w:p w:rsidR="00664292" w:rsidRPr="0051289B" w:rsidRDefault="00664292"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Primarios:</w:t>
            </w:r>
          </w:p>
        </w:tc>
        <w:tc>
          <w:tcPr>
            <w:tcW w:w="7038" w:type="dxa"/>
            <w:gridSpan w:val="3"/>
          </w:tcPr>
          <w:p w:rsidR="00664292" w:rsidRPr="0051289B" w:rsidRDefault="00664292" w:rsidP="007075F4">
            <w:pPr>
              <w:contextualSpacing/>
              <w:rPr>
                <w:rFonts w:ascii="Times New Roman" w:hAnsi="Times New Roman" w:cs="Times New Roman"/>
                <w:sz w:val="24"/>
                <w:szCs w:val="24"/>
              </w:rPr>
            </w:pPr>
            <w:r>
              <w:rPr>
                <w:rFonts w:ascii="Times New Roman" w:hAnsi="Times New Roman" w:cs="Times New Roman"/>
                <w:sz w:val="24"/>
                <w:szCs w:val="24"/>
              </w:rPr>
              <w:t xml:space="preserve">Usuario </w:t>
            </w:r>
          </w:p>
        </w:tc>
      </w:tr>
      <w:tr w:rsidR="00664292" w:rsidRPr="0051289B" w:rsidTr="007075F4">
        <w:trPr>
          <w:trHeight w:val="592"/>
        </w:trPr>
        <w:tc>
          <w:tcPr>
            <w:tcW w:w="2253" w:type="dxa"/>
            <w:shd w:val="clear" w:color="auto" w:fill="DBE5F1"/>
          </w:tcPr>
          <w:p w:rsidR="00664292" w:rsidRPr="0051289B" w:rsidRDefault="00664292"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secundarios:</w:t>
            </w:r>
          </w:p>
        </w:tc>
        <w:tc>
          <w:tcPr>
            <w:tcW w:w="7038" w:type="dxa"/>
            <w:gridSpan w:val="3"/>
          </w:tcPr>
          <w:p w:rsidR="00664292" w:rsidRPr="0051289B" w:rsidRDefault="00664292" w:rsidP="007075F4">
            <w:pPr>
              <w:contextualSpacing/>
              <w:rPr>
                <w:rFonts w:ascii="Times New Roman" w:hAnsi="Times New Roman" w:cs="Times New Roman"/>
                <w:sz w:val="24"/>
                <w:szCs w:val="24"/>
              </w:rPr>
            </w:pPr>
          </w:p>
        </w:tc>
      </w:tr>
      <w:tr w:rsidR="00664292" w:rsidRPr="0051289B" w:rsidTr="007075F4">
        <w:trPr>
          <w:trHeight w:val="1170"/>
        </w:trPr>
        <w:tc>
          <w:tcPr>
            <w:tcW w:w="2253" w:type="dxa"/>
            <w:shd w:val="clear" w:color="auto" w:fill="DBE5F1"/>
          </w:tcPr>
          <w:p w:rsidR="00664292" w:rsidRPr="0051289B" w:rsidRDefault="00664292"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Descripción:</w:t>
            </w:r>
          </w:p>
        </w:tc>
        <w:tc>
          <w:tcPr>
            <w:tcW w:w="7038" w:type="dxa"/>
            <w:gridSpan w:val="3"/>
          </w:tcPr>
          <w:p w:rsidR="00664292" w:rsidRDefault="00664292" w:rsidP="007075F4">
            <w:pPr>
              <w:contextualSpacing/>
              <w:rPr>
                <w:rFonts w:ascii="Times New Roman" w:hAnsi="Times New Roman" w:cs="Times New Roman"/>
                <w:sz w:val="24"/>
                <w:szCs w:val="24"/>
              </w:rPr>
            </w:pPr>
            <w:r>
              <w:rPr>
                <w:rFonts w:ascii="Times New Roman" w:hAnsi="Times New Roman" w:cs="Times New Roman"/>
                <w:sz w:val="24"/>
                <w:szCs w:val="24"/>
              </w:rPr>
              <w:t>Permite crear una transferencia de equipo entre órdenes de trabajo. Ingresamos los datos correspondientes a orden de trabajo origen y destino, fecha de documento y una observación.</w:t>
            </w:r>
          </w:p>
          <w:p w:rsidR="00664292" w:rsidRDefault="00664292" w:rsidP="007075F4">
            <w:pPr>
              <w:contextualSpacing/>
              <w:rPr>
                <w:rFonts w:ascii="Times New Roman" w:hAnsi="Times New Roman" w:cs="Times New Roman"/>
                <w:sz w:val="24"/>
                <w:szCs w:val="24"/>
              </w:rPr>
            </w:pPr>
            <w:r>
              <w:rPr>
                <w:rFonts w:ascii="Times New Roman" w:hAnsi="Times New Roman" w:cs="Times New Roman"/>
                <w:sz w:val="24"/>
                <w:szCs w:val="24"/>
              </w:rPr>
              <w:t>Y podemos adicionar los equipos que deseemos, ingresándolos a la lista de equipos a transferir.</w:t>
            </w:r>
          </w:p>
          <w:p w:rsidR="00664292" w:rsidRPr="0051289B" w:rsidRDefault="00664292" w:rsidP="007075F4">
            <w:pPr>
              <w:contextualSpacing/>
              <w:rPr>
                <w:rFonts w:ascii="Times New Roman" w:hAnsi="Times New Roman" w:cs="Times New Roman"/>
                <w:sz w:val="24"/>
                <w:szCs w:val="24"/>
              </w:rPr>
            </w:pPr>
            <w:r>
              <w:rPr>
                <w:rFonts w:ascii="Times New Roman" w:hAnsi="Times New Roman" w:cs="Times New Roman"/>
                <w:sz w:val="24"/>
                <w:szCs w:val="24"/>
              </w:rPr>
              <w:t>Además podemos modificar, eliminar, buscar un documento ya creado anteriormente.</w:t>
            </w:r>
          </w:p>
        </w:tc>
      </w:tr>
      <w:tr w:rsidR="00664292" w:rsidRPr="0051289B" w:rsidTr="007075F4">
        <w:trPr>
          <w:trHeight w:val="1081"/>
        </w:trPr>
        <w:tc>
          <w:tcPr>
            <w:tcW w:w="2253" w:type="dxa"/>
            <w:shd w:val="clear" w:color="auto" w:fill="DBE5F1"/>
          </w:tcPr>
          <w:p w:rsidR="00664292" w:rsidRPr="0051289B" w:rsidRDefault="00664292"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Precondiciones:</w:t>
            </w:r>
          </w:p>
        </w:tc>
        <w:tc>
          <w:tcPr>
            <w:tcW w:w="7038" w:type="dxa"/>
            <w:gridSpan w:val="3"/>
          </w:tcPr>
          <w:p w:rsidR="00664292" w:rsidRPr="0051289B" w:rsidRDefault="00664292"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usuario debe de estar conectado al sistema</w:t>
            </w:r>
            <w:r w:rsidRPr="0051289B">
              <w:rPr>
                <w:rFonts w:ascii="Times New Roman" w:hAnsi="Times New Roman" w:cs="Times New Roman"/>
                <w:sz w:val="24"/>
                <w:szCs w:val="24"/>
              </w:rPr>
              <w:t>.</w:t>
            </w:r>
          </w:p>
          <w:p w:rsidR="00664292" w:rsidRDefault="00664292"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Debe de tenerse creada y activada una gestión.</w:t>
            </w:r>
          </w:p>
          <w:p w:rsidR="00664292" w:rsidRPr="0014274E" w:rsidRDefault="00664292"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usuario debe de tener creado por lo menos dos orden de trabajo antes de crear un documento de transferencia.</w:t>
            </w:r>
          </w:p>
        </w:tc>
      </w:tr>
      <w:tr w:rsidR="00664292" w:rsidRPr="0051289B" w:rsidTr="007075F4">
        <w:trPr>
          <w:trHeight w:val="548"/>
        </w:trPr>
        <w:tc>
          <w:tcPr>
            <w:tcW w:w="2253" w:type="dxa"/>
            <w:shd w:val="clear" w:color="auto" w:fill="DBE5F1"/>
          </w:tcPr>
          <w:p w:rsidR="00664292" w:rsidRPr="0051289B" w:rsidRDefault="00664292"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Postcondiciones:</w:t>
            </w:r>
          </w:p>
        </w:tc>
        <w:tc>
          <w:tcPr>
            <w:tcW w:w="7038" w:type="dxa"/>
            <w:gridSpan w:val="3"/>
          </w:tcPr>
          <w:p w:rsidR="00664292" w:rsidRPr="0051289B" w:rsidRDefault="00664292" w:rsidP="00666F46">
            <w:pPr>
              <w:pStyle w:val="Prrafodelista"/>
              <w:numPr>
                <w:ilvl w:val="0"/>
                <w:numId w:val="1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Los cambios realizados </w:t>
            </w:r>
            <w:r>
              <w:rPr>
                <w:rFonts w:ascii="Times New Roman" w:hAnsi="Times New Roman" w:cs="Times New Roman"/>
                <w:sz w:val="24"/>
                <w:szCs w:val="24"/>
              </w:rPr>
              <w:t>en el equipo actualizaran los datos de control en el sistema de producción.</w:t>
            </w:r>
          </w:p>
        </w:tc>
      </w:tr>
      <w:tr w:rsidR="00664292" w:rsidRPr="0051289B" w:rsidTr="007075F4">
        <w:trPr>
          <w:trHeight w:val="548"/>
        </w:trPr>
        <w:tc>
          <w:tcPr>
            <w:tcW w:w="2253" w:type="dxa"/>
            <w:shd w:val="clear" w:color="auto" w:fill="DBE5F1"/>
          </w:tcPr>
          <w:p w:rsidR="00664292" w:rsidRPr="0051289B" w:rsidRDefault="00664292"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Flujo Principal:</w:t>
            </w:r>
          </w:p>
        </w:tc>
        <w:tc>
          <w:tcPr>
            <w:tcW w:w="7038" w:type="dxa"/>
            <w:gridSpan w:val="3"/>
          </w:tcPr>
          <w:p w:rsidR="00664292" w:rsidRPr="0051289B" w:rsidRDefault="00664292" w:rsidP="00666F46">
            <w:pPr>
              <w:pStyle w:val="Prrafodelista"/>
              <w:numPr>
                <w:ilvl w:val="0"/>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caso de uso inicia cuando el </w:t>
            </w:r>
            <w:r>
              <w:rPr>
                <w:rFonts w:ascii="Times New Roman" w:hAnsi="Times New Roman" w:cs="Times New Roman"/>
                <w:sz w:val="24"/>
                <w:szCs w:val="24"/>
              </w:rPr>
              <w:t>usuario</w:t>
            </w:r>
            <w:r w:rsidRPr="0051289B">
              <w:rPr>
                <w:rFonts w:ascii="Times New Roman" w:hAnsi="Times New Roman" w:cs="Times New Roman"/>
                <w:sz w:val="24"/>
                <w:szCs w:val="24"/>
              </w:rPr>
              <w:t xml:space="preserve"> </w:t>
            </w:r>
            <w:r>
              <w:rPr>
                <w:rFonts w:ascii="Times New Roman" w:hAnsi="Times New Roman" w:cs="Times New Roman"/>
                <w:sz w:val="24"/>
                <w:szCs w:val="24"/>
              </w:rPr>
              <w:t>elige en el menú de la interfaz de usuario “Gestionar transferencia de equipos”.</w:t>
            </w:r>
          </w:p>
          <w:p w:rsidR="00664292" w:rsidRDefault="00664292" w:rsidP="00666F46">
            <w:pPr>
              <w:pStyle w:val="Prrafodelista"/>
              <w:numPr>
                <w:ilvl w:val="0"/>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w:t>
            </w:r>
            <w:r>
              <w:rPr>
                <w:rFonts w:ascii="Times New Roman" w:hAnsi="Times New Roman" w:cs="Times New Roman"/>
                <w:sz w:val="24"/>
                <w:szCs w:val="24"/>
              </w:rPr>
              <w:t>mostrará</w:t>
            </w:r>
            <w:r w:rsidRPr="0051289B">
              <w:rPr>
                <w:rFonts w:ascii="Times New Roman" w:hAnsi="Times New Roman" w:cs="Times New Roman"/>
                <w:sz w:val="24"/>
                <w:szCs w:val="24"/>
              </w:rPr>
              <w:t xml:space="preserve"> la interfaz </w:t>
            </w:r>
            <w:r>
              <w:rPr>
                <w:rFonts w:ascii="Times New Roman" w:hAnsi="Times New Roman" w:cs="Times New Roman"/>
                <w:sz w:val="24"/>
                <w:szCs w:val="24"/>
              </w:rPr>
              <w:t>(fig. 3.3.7.1) que consta de una</w:t>
            </w:r>
            <w:r w:rsidRPr="0051289B">
              <w:rPr>
                <w:rFonts w:ascii="Times New Roman" w:hAnsi="Times New Roman" w:cs="Times New Roman"/>
                <w:sz w:val="24"/>
                <w:szCs w:val="24"/>
              </w:rPr>
              <w:t xml:space="preserve"> lista paginada de los </w:t>
            </w:r>
            <w:r>
              <w:rPr>
                <w:rFonts w:ascii="Times New Roman" w:hAnsi="Times New Roman" w:cs="Times New Roman"/>
                <w:sz w:val="24"/>
                <w:szCs w:val="24"/>
              </w:rPr>
              <w:t>documentos disponibles, mostrando</w:t>
            </w:r>
            <w:r w:rsidRPr="0051289B">
              <w:rPr>
                <w:rFonts w:ascii="Times New Roman" w:hAnsi="Times New Roman" w:cs="Times New Roman"/>
                <w:sz w:val="24"/>
                <w:szCs w:val="24"/>
              </w:rPr>
              <w:t xml:space="preserve"> los campos: </w:t>
            </w:r>
            <w:r>
              <w:rPr>
                <w:rFonts w:ascii="Times New Roman" w:hAnsi="Times New Roman" w:cs="Times New Roman"/>
                <w:sz w:val="24"/>
                <w:szCs w:val="24"/>
              </w:rPr>
              <w:t>código de documento, fecha y orden de trabajo origen y destino</w:t>
            </w:r>
            <w:r w:rsidRPr="0051289B">
              <w:rPr>
                <w:rFonts w:ascii="Times New Roman" w:hAnsi="Times New Roman" w:cs="Times New Roman"/>
                <w:sz w:val="24"/>
                <w:szCs w:val="24"/>
              </w:rPr>
              <w:t>. con la</w:t>
            </w:r>
            <w:r>
              <w:rPr>
                <w:rFonts w:ascii="Times New Roman" w:hAnsi="Times New Roman" w:cs="Times New Roman"/>
                <w:sz w:val="24"/>
                <w:szCs w:val="24"/>
              </w:rPr>
              <w:t>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w:t>
            </w:r>
            <w:r>
              <w:rPr>
                <w:rFonts w:ascii="Times New Roman" w:hAnsi="Times New Roman" w:cs="Times New Roman"/>
                <w:sz w:val="24"/>
                <w:szCs w:val="24"/>
              </w:rPr>
              <w:t>modificar, eliminar por cada documento en la lista desplegada</w:t>
            </w:r>
            <w:r w:rsidRPr="0051289B">
              <w:rPr>
                <w:rFonts w:ascii="Times New Roman" w:hAnsi="Times New Roman" w:cs="Times New Roman"/>
                <w:sz w:val="24"/>
                <w:szCs w:val="24"/>
              </w:rPr>
              <w:t xml:space="preserve">. </w:t>
            </w:r>
          </w:p>
          <w:p w:rsidR="00664292" w:rsidRPr="0051289B" w:rsidRDefault="00664292" w:rsidP="007075F4">
            <w:pPr>
              <w:pStyle w:val="Prrafodelista"/>
              <w:spacing w:after="0" w:line="240" w:lineRule="auto"/>
              <w:ind w:left="360"/>
              <w:rPr>
                <w:rFonts w:ascii="Times New Roman" w:hAnsi="Times New Roman" w:cs="Times New Roman"/>
                <w:sz w:val="24"/>
                <w:szCs w:val="24"/>
              </w:rPr>
            </w:pPr>
            <w:r w:rsidRPr="0051289B">
              <w:rPr>
                <w:rFonts w:ascii="Times New Roman" w:hAnsi="Times New Roman" w:cs="Times New Roman"/>
                <w:sz w:val="24"/>
                <w:szCs w:val="24"/>
              </w:rPr>
              <w:t xml:space="preserve">Además despliega las opciones </w:t>
            </w:r>
            <w:r>
              <w:rPr>
                <w:rFonts w:ascii="Times New Roman" w:hAnsi="Times New Roman" w:cs="Times New Roman"/>
                <w:sz w:val="24"/>
                <w:szCs w:val="24"/>
              </w:rPr>
              <w:t>de búsqueda avanzada y nueva transferencia.</w:t>
            </w:r>
          </w:p>
          <w:p w:rsidR="00664292" w:rsidRPr="0051289B" w:rsidRDefault="00664292" w:rsidP="00666F46">
            <w:pPr>
              <w:pStyle w:val="Prrafodelista"/>
              <w:numPr>
                <w:ilvl w:val="0"/>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lastRenderedPageBreak/>
              <w:t xml:space="preserve">Si el </w:t>
            </w:r>
            <w:r>
              <w:rPr>
                <w:rFonts w:ascii="Times New Roman" w:hAnsi="Times New Roman" w:cs="Times New Roman"/>
                <w:sz w:val="24"/>
                <w:szCs w:val="24"/>
              </w:rPr>
              <w:t>usuario</w:t>
            </w:r>
            <w:r w:rsidRPr="0051289B">
              <w:rPr>
                <w:rFonts w:ascii="Times New Roman" w:hAnsi="Times New Roman" w:cs="Times New Roman"/>
                <w:sz w:val="24"/>
                <w:szCs w:val="24"/>
              </w:rPr>
              <w:t xml:space="preserve"> elige un</w:t>
            </w:r>
            <w:r>
              <w:rPr>
                <w:rFonts w:ascii="Times New Roman" w:hAnsi="Times New Roman" w:cs="Times New Roman"/>
                <w:sz w:val="24"/>
                <w:szCs w:val="24"/>
              </w:rPr>
              <w:t>a</w:t>
            </w:r>
            <w:r w:rsidRPr="0051289B">
              <w:rPr>
                <w:rFonts w:ascii="Times New Roman" w:hAnsi="Times New Roman" w:cs="Times New Roman"/>
                <w:sz w:val="24"/>
                <w:szCs w:val="24"/>
              </w:rPr>
              <w:t xml:space="preserve"> </w:t>
            </w:r>
            <w:r>
              <w:rPr>
                <w:rFonts w:ascii="Times New Roman" w:hAnsi="Times New Roman" w:cs="Times New Roman"/>
                <w:sz w:val="24"/>
                <w:szCs w:val="24"/>
              </w:rPr>
              <w:t>de las opciones del documento:</w:t>
            </w:r>
          </w:p>
          <w:p w:rsidR="00664292" w:rsidRPr="0051289B" w:rsidRDefault="00664292" w:rsidP="00666F46">
            <w:pPr>
              <w:pStyle w:val="Prrafodelista"/>
              <w:numPr>
                <w:ilvl w:val="1"/>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usuario</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 xml:space="preserve">modificar </w:t>
            </w:r>
            <w:r>
              <w:rPr>
                <w:rFonts w:ascii="Times New Roman" w:hAnsi="Times New Roman" w:cs="Times New Roman"/>
                <w:sz w:val="24"/>
                <w:szCs w:val="24"/>
              </w:rPr>
              <w:t>un documento</w:t>
            </w:r>
          </w:p>
          <w:p w:rsidR="00664292" w:rsidRDefault="00664292" w:rsidP="00666F46">
            <w:pPr>
              <w:pStyle w:val="Prrafodelista"/>
              <w:numPr>
                <w:ilvl w:val="2"/>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 la </w:t>
            </w:r>
            <w:r>
              <w:rPr>
                <w:rFonts w:ascii="Times New Roman" w:hAnsi="Times New Roman" w:cs="Times New Roman"/>
                <w:sz w:val="24"/>
                <w:szCs w:val="24"/>
              </w:rPr>
              <w:t>interfaz (fig. 3.3.7.2) de edición de datos del documento mostrando</w:t>
            </w:r>
            <w:r w:rsidRPr="0051289B">
              <w:rPr>
                <w:rFonts w:ascii="Times New Roman" w:hAnsi="Times New Roman" w:cs="Times New Roman"/>
                <w:sz w:val="24"/>
                <w:szCs w:val="24"/>
              </w:rPr>
              <w:t xml:space="preserve"> los campos</w:t>
            </w:r>
            <w:r>
              <w:rPr>
                <w:rFonts w:ascii="Times New Roman" w:hAnsi="Times New Roman" w:cs="Times New Roman"/>
                <w:sz w:val="24"/>
                <w:szCs w:val="24"/>
              </w:rPr>
              <w:t xml:space="preserve"> del encabezado</w:t>
            </w:r>
            <w:r w:rsidRPr="0051289B">
              <w:rPr>
                <w:rFonts w:ascii="Times New Roman" w:hAnsi="Times New Roman" w:cs="Times New Roman"/>
                <w:sz w:val="24"/>
                <w:szCs w:val="24"/>
              </w:rPr>
              <w:t xml:space="preserve">: </w:t>
            </w:r>
            <w:r>
              <w:rPr>
                <w:rFonts w:ascii="Times New Roman" w:hAnsi="Times New Roman" w:cs="Times New Roman"/>
                <w:sz w:val="24"/>
                <w:szCs w:val="24"/>
              </w:rPr>
              <w:t>nro. de documento, fecha</w:t>
            </w:r>
            <w:r w:rsidRPr="0051289B">
              <w:rPr>
                <w:rFonts w:ascii="Times New Roman" w:hAnsi="Times New Roman" w:cs="Times New Roman"/>
                <w:sz w:val="24"/>
                <w:szCs w:val="24"/>
              </w:rPr>
              <w:t>,</w:t>
            </w:r>
            <w:r>
              <w:rPr>
                <w:rFonts w:ascii="Times New Roman" w:hAnsi="Times New Roman" w:cs="Times New Roman"/>
                <w:sz w:val="24"/>
                <w:szCs w:val="24"/>
              </w:rPr>
              <w:t xml:space="preserve"> orden de trabajo origen y destino y observación.</w:t>
            </w:r>
          </w:p>
          <w:p w:rsidR="00664292" w:rsidRDefault="00664292" w:rsidP="007075F4">
            <w:pPr>
              <w:pStyle w:val="Prrafodelista"/>
              <w:spacing w:after="0" w:line="240" w:lineRule="auto"/>
              <w:ind w:left="1224"/>
              <w:rPr>
                <w:rFonts w:ascii="Times New Roman" w:hAnsi="Times New Roman" w:cs="Times New Roman"/>
                <w:sz w:val="24"/>
                <w:szCs w:val="24"/>
              </w:rPr>
            </w:pPr>
            <w:r>
              <w:rPr>
                <w:rFonts w:ascii="Times New Roman" w:hAnsi="Times New Roman" w:cs="Times New Roman"/>
                <w:sz w:val="24"/>
                <w:szCs w:val="24"/>
              </w:rPr>
              <w:t>También carga una lista de todos los equipos que se están transfiriendo.</w:t>
            </w:r>
          </w:p>
          <w:p w:rsidR="00664292" w:rsidRPr="0051289B" w:rsidRDefault="00664292" w:rsidP="007075F4">
            <w:pPr>
              <w:pStyle w:val="Prrafodelista"/>
              <w:spacing w:after="0" w:line="240" w:lineRule="auto"/>
              <w:ind w:left="1224"/>
              <w:rPr>
                <w:rFonts w:ascii="Times New Roman" w:hAnsi="Times New Roman" w:cs="Times New Roman"/>
                <w:sz w:val="24"/>
                <w:szCs w:val="24"/>
              </w:rPr>
            </w:pPr>
            <w:r>
              <w:rPr>
                <w:rFonts w:ascii="Times New Roman" w:hAnsi="Times New Roman" w:cs="Times New Roman"/>
                <w:sz w:val="24"/>
                <w:szCs w:val="24"/>
              </w:rPr>
              <w:t>Además las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grabar o retornar.</w:t>
            </w:r>
          </w:p>
          <w:p w:rsidR="00664292" w:rsidRPr="00A14818" w:rsidRDefault="00664292" w:rsidP="00666F46">
            <w:pPr>
              <w:pStyle w:val="Prrafodelista"/>
              <w:numPr>
                <w:ilvl w:val="2"/>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Pr>
                <w:rFonts w:ascii="Times New Roman" w:hAnsi="Times New Roman" w:cs="Times New Roman"/>
                <w:sz w:val="24"/>
                <w:szCs w:val="24"/>
              </w:rPr>
              <w:t>usuario</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edita </w:t>
            </w:r>
            <w:r w:rsidRPr="0051289B">
              <w:rPr>
                <w:rFonts w:ascii="Times New Roman" w:hAnsi="Times New Roman" w:cs="Times New Roman"/>
                <w:sz w:val="24"/>
                <w:szCs w:val="24"/>
              </w:rPr>
              <w:t>cualquiera de los campos listados como editables.</w:t>
            </w:r>
          </w:p>
          <w:p w:rsidR="00664292" w:rsidRPr="0051289B" w:rsidRDefault="00664292" w:rsidP="00666F46">
            <w:pPr>
              <w:pStyle w:val="Prrafodelista"/>
              <w:numPr>
                <w:ilvl w:val="2"/>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Pr>
                <w:rFonts w:ascii="Times New Roman" w:hAnsi="Times New Roman" w:cs="Times New Roman"/>
                <w:sz w:val="24"/>
                <w:szCs w:val="24"/>
              </w:rPr>
              <w:t xml:space="preserve">usuario elige la opción de </w:t>
            </w:r>
            <w:r w:rsidRPr="0051289B">
              <w:rPr>
                <w:rFonts w:ascii="Times New Roman" w:hAnsi="Times New Roman" w:cs="Times New Roman"/>
                <w:sz w:val="24"/>
                <w:szCs w:val="24"/>
              </w:rPr>
              <w:t>grabar.</w:t>
            </w:r>
          </w:p>
          <w:p w:rsidR="00664292" w:rsidRPr="0051289B" w:rsidRDefault="00664292" w:rsidP="00666F46">
            <w:pPr>
              <w:pStyle w:val="Prrafodelista"/>
              <w:numPr>
                <w:ilvl w:val="2"/>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verifica la validez de los datos a grabar.</w:t>
            </w:r>
          </w:p>
          <w:p w:rsidR="00664292" w:rsidRPr="0051289B" w:rsidRDefault="00664292" w:rsidP="00666F46">
            <w:pPr>
              <w:pStyle w:val="Prrafodelista"/>
              <w:numPr>
                <w:ilvl w:val="2"/>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graba en la base de datos los datos modificados e informa al </w:t>
            </w:r>
            <w:r>
              <w:rPr>
                <w:rFonts w:ascii="Times New Roman" w:hAnsi="Times New Roman" w:cs="Times New Roman"/>
                <w:sz w:val="24"/>
                <w:szCs w:val="24"/>
              </w:rPr>
              <w:t>usuario</w:t>
            </w:r>
            <w:r w:rsidRPr="0051289B">
              <w:rPr>
                <w:rFonts w:ascii="Times New Roman" w:hAnsi="Times New Roman" w:cs="Times New Roman"/>
                <w:sz w:val="24"/>
                <w:szCs w:val="24"/>
              </w:rPr>
              <w:t xml:space="preserve"> que la operación se realizó exitosamente</w:t>
            </w:r>
            <w:r>
              <w:rPr>
                <w:rFonts w:ascii="Times New Roman" w:hAnsi="Times New Roman" w:cs="Times New Roman"/>
                <w:sz w:val="24"/>
                <w:szCs w:val="24"/>
              </w:rPr>
              <w:t xml:space="preserve"> mediante un mensaje</w:t>
            </w:r>
            <w:r w:rsidRPr="0051289B">
              <w:rPr>
                <w:rFonts w:ascii="Times New Roman" w:hAnsi="Times New Roman" w:cs="Times New Roman"/>
                <w:sz w:val="24"/>
                <w:szCs w:val="24"/>
              </w:rPr>
              <w:t>.</w:t>
            </w:r>
            <w:r>
              <w:rPr>
                <w:rFonts w:ascii="Times New Roman" w:hAnsi="Times New Roman" w:cs="Times New Roman"/>
                <w:sz w:val="24"/>
                <w:szCs w:val="24"/>
              </w:rPr>
              <w:t xml:space="preserve"> Y visualizando en detalle todos los campos actualizados del documento.</w:t>
            </w:r>
          </w:p>
          <w:p w:rsidR="00664292" w:rsidRPr="0051289B" w:rsidRDefault="00664292" w:rsidP="00666F46">
            <w:pPr>
              <w:pStyle w:val="Prrafodelista"/>
              <w:numPr>
                <w:ilvl w:val="1"/>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usuario</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eliminar</w:t>
            </w:r>
            <w:r>
              <w:rPr>
                <w:rFonts w:ascii="Times New Roman" w:hAnsi="Times New Roman" w:cs="Times New Roman"/>
                <w:sz w:val="24"/>
                <w:szCs w:val="24"/>
              </w:rPr>
              <w:t xml:space="preserve"> documento</w:t>
            </w:r>
          </w:p>
          <w:p w:rsidR="00664292" w:rsidRPr="0051289B" w:rsidRDefault="00664292" w:rsidP="00666F46">
            <w:pPr>
              <w:pStyle w:val="Prrafodelista"/>
              <w:numPr>
                <w:ilvl w:val="2"/>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pide confirmación al </w:t>
            </w:r>
            <w:r>
              <w:rPr>
                <w:rFonts w:ascii="Times New Roman" w:hAnsi="Times New Roman" w:cs="Times New Roman"/>
                <w:sz w:val="24"/>
                <w:szCs w:val="24"/>
              </w:rPr>
              <w:t>usuario</w:t>
            </w:r>
          </w:p>
          <w:p w:rsidR="00664292" w:rsidRPr="0051289B" w:rsidRDefault="00664292" w:rsidP="00666F46">
            <w:pPr>
              <w:pStyle w:val="Prrafodelista"/>
              <w:numPr>
                <w:ilvl w:val="2"/>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usuario</w:t>
            </w:r>
            <w:r w:rsidRPr="0051289B">
              <w:rPr>
                <w:rFonts w:ascii="Times New Roman" w:hAnsi="Times New Roman" w:cs="Times New Roman"/>
                <w:sz w:val="24"/>
                <w:szCs w:val="24"/>
              </w:rPr>
              <w:t xml:space="preserve"> confirma la eliminación</w:t>
            </w:r>
          </w:p>
          <w:p w:rsidR="00664292" w:rsidRPr="0051289B" w:rsidRDefault="00664292" w:rsidP="00666F46">
            <w:pPr>
              <w:pStyle w:val="Prrafodelista"/>
              <w:numPr>
                <w:ilvl w:val="3"/>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elimina el </w:t>
            </w:r>
            <w:r>
              <w:rPr>
                <w:rFonts w:ascii="Times New Roman" w:hAnsi="Times New Roman" w:cs="Times New Roman"/>
                <w:sz w:val="24"/>
                <w:szCs w:val="24"/>
              </w:rPr>
              <w:t>documento</w:t>
            </w:r>
          </w:p>
          <w:p w:rsidR="00664292" w:rsidRDefault="00664292" w:rsidP="00666F46">
            <w:pPr>
              <w:pStyle w:val="Prrafodelista"/>
              <w:numPr>
                <w:ilvl w:val="3"/>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visualiza el mensaje de que la eliminación fue exitosa.</w:t>
            </w:r>
          </w:p>
          <w:p w:rsidR="00664292" w:rsidRPr="0051289B" w:rsidRDefault="00664292" w:rsidP="00666F46">
            <w:pPr>
              <w:pStyle w:val="Prrafodelista"/>
              <w:numPr>
                <w:ilvl w:val="3"/>
                <w:numId w:val="50"/>
              </w:numPr>
              <w:spacing w:after="0" w:line="240" w:lineRule="auto"/>
              <w:rPr>
                <w:rFonts w:ascii="Times New Roman" w:hAnsi="Times New Roman" w:cs="Times New Roman"/>
                <w:sz w:val="24"/>
                <w:szCs w:val="24"/>
              </w:rPr>
            </w:pPr>
            <w:r>
              <w:rPr>
                <w:rFonts w:ascii="Times New Roman" w:hAnsi="Times New Roman" w:cs="Times New Roman"/>
                <w:sz w:val="24"/>
                <w:szCs w:val="24"/>
              </w:rPr>
              <w:t>El sistema actualiza sus datos de control interno.</w:t>
            </w:r>
          </w:p>
          <w:p w:rsidR="00664292" w:rsidRPr="0051289B" w:rsidRDefault="00664292" w:rsidP="00666F46">
            <w:pPr>
              <w:pStyle w:val="Prrafodelista"/>
              <w:numPr>
                <w:ilvl w:val="2"/>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Caso contrario</w:t>
            </w:r>
          </w:p>
          <w:p w:rsidR="00664292" w:rsidRPr="0051289B" w:rsidRDefault="00664292" w:rsidP="00666F46">
            <w:pPr>
              <w:pStyle w:val="Prrafodelista"/>
              <w:numPr>
                <w:ilvl w:val="3"/>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retorna a la vista </w:t>
            </w:r>
            <w:r>
              <w:rPr>
                <w:rFonts w:ascii="Times New Roman" w:hAnsi="Times New Roman" w:cs="Times New Roman"/>
                <w:sz w:val="24"/>
                <w:szCs w:val="24"/>
              </w:rPr>
              <w:t>de listado de documentos de transferencia (fig. 3.3.7.1)</w:t>
            </w:r>
            <w:r w:rsidRPr="0051289B">
              <w:rPr>
                <w:rFonts w:ascii="Times New Roman" w:hAnsi="Times New Roman" w:cs="Times New Roman"/>
                <w:sz w:val="24"/>
                <w:szCs w:val="24"/>
              </w:rPr>
              <w:t>.</w:t>
            </w:r>
          </w:p>
          <w:p w:rsidR="00664292" w:rsidRDefault="00664292" w:rsidP="00666F46">
            <w:pPr>
              <w:pStyle w:val="Prrafodelista"/>
              <w:numPr>
                <w:ilvl w:val="1"/>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usuario</w:t>
            </w:r>
            <w:r w:rsidRPr="0051289B">
              <w:rPr>
                <w:rFonts w:ascii="Times New Roman" w:hAnsi="Times New Roman" w:cs="Times New Roman"/>
                <w:sz w:val="24"/>
                <w:szCs w:val="24"/>
              </w:rPr>
              <w:t xml:space="preserve"> elige realizar una búsqueda avanzada</w:t>
            </w:r>
          </w:p>
          <w:p w:rsidR="00664292" w:rsidRDefault="00664292" w:rsidP="007075F4">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3.3.1. Introduce en el campo de búsqueda su criterio a buscar.</w:t>
            </w:r>
          </w:p>
          <w:p w:rsidR="00664292" w:rsidRPr="0051289B" w:rsidRDefault="00664292" w:rsidP="007075F4">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3.3.2. Se desplegará en la lista de documentos solo aquellos que cumplan el criterio de búsqueda.</w:t>
            </w:r>
          </w:p>
          <w:p w:rsidR="00664292" w:rsidRPr="00501BF3" w:rsidRDefault="00664292" w:rsidP="00666F46">
            <w:pPr>
              <w:pStyle w:val="Prrafodelista"/>
              <w:numPr>
                <w:ilvl w:val="0"/>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usuario</w:t>
            </w:r>
            <w:r w:rsidRPr="0051289B">
              <w:rPr>
                <w:rFonts w:ascii="Times New Roman" w:hAnsi="Times New Roman" w:cs="Times New Roman"/>
                <w:sz w:val="24"/>
                <w:szCs w:val="24"/>
              </w:rPr>
              <w:t xml:space="preserve"> elige </w:t>
            </w:r>
            <w:r>
              <w:rPr>
                <w:rFonts w:ascii="Times New Roman" w:hAnsi="Times New Roman" w:cs="Times New Roman"/>
                <w:sz w:val="24"/>
                <w:szCs w:val="24"/>
              </w:rPr>
              <w:t>Nueva transferencia.</w:t>
            </w:r>
          </w:p>
          <w:p w:rsidR="00664292" w:rsidRDefault="00664292" w:rsidP="00666F46">
            <w:pPr>
              <w:pStyle w:val="Prrafodelista"/>
              <w:numPr>
                <w:ilvl w:val="0"/>
                <w:numId w:val="5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07F3A">
              <w:rPr>
                <w:rFonts w:ascii="Times New Roman" w:hAnsi="Times New Roman" w:cs="Times New Roman"/>
                <w:sz w:val="24"/>
                <w:szCs w:val="24"/>
              </w:rPr>
              <w:t xml:space="preserve">El sistema visualiza la </w:t>
            </w:r>
            <w:r>
              <w:rPr>
                <w:rFonts w:ascii="Times New Roman" w:hAnsi="Times New Roman" w:cs="Times New Roman"/>
                <w:sz w:val="24"/>
                <w:szCs w:val="24"/>
              </w:rPr>
              <w:t>interfaz (fig. 3.3.7.2) para ingresar los datos del documento de transferencia como</w:t>
            </w:r>
            <w:r w:rsidRPr="00E07F3A">
              <w:rPr>
                <w:rFonts w:ascii="Times New Roman" w:hAnsi="Times New Roman" w:cs="Times New Roman"/>
                <w:sz w:val="24"/>
                <w:szCs w:val="24"/>
              </w:rPr>
              <w:t xml:space="preserve"> </w:t>
            </w:r>
            <w:r>
              <w:rPr>
                <w:rFonts w:ascii="Times New Roman" w:hAnsi="Times New Roman" w:cs="Times New Roman"/>
                <w:sz w:val="24"/>
                <w:szCs w:val="24"/>
              </w:rPr>
              <w:t>fecha, orden de trabajo origen y destino además carga una lista de los equipos a transferir vacía.</w:t>
            </w:r>
          </w:p>
          <w:p w:rsidR="00664292" w:rsidRDefault="00664292" w:rsidP="007075F4">
            <w:pPr>
              <w:pStyle w:val="Prrafodelista"/>
              <w:spacing w:after="0" w:line="240" w:lineRule="auto"/>
              <w:rPr>
                <w:rFonts w:ascii="Times New Roman" w:hAnsi="Times New Roman" w:cs="Times New Roman"/>
                <w:sz w:val="24"/>
                <w:szCs w:val="24"/>
              </w:rPr>
            </w:pPr>
            <w:r>
              <w:rPr>
                <w:rFonts w:ascii="Times New Roman" w:hAnsi="Times New Roman" w:cs="Times New Roman"/>
                <w:sz w:val="24"/>
                <w:szCs w:val="24"/>
              </w:rPr>
              <w:t>Además de las opción de grabar y</w:t>
            </w:r>
            <w:r w:rsidRPr="00E07F3A">
              <w:rPr>
                <w:rFonts w:ascii="Times New Roman" w:hAnsi="Times New Roman" w:cs="Times New Roman"/>
                <w:sz w:val="24"/>
                <w:szCs w:val="24"/>
              </w:rPr>
              <w:t xml:space="preserve"> retornar</w:t>
            </w:r>
          </w:p>
          <w:p w:rsidR="00664292" w:rsidRDefault="00664292" w:rsidP="00666F46">
            <w:pPr>
              <w:pStyle w:val="Prrafodelista"/>
              <w:numPr>
                <w:ilvl w:val="0"/>
                <w:numId w:val="5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usuario ingresa todos los datos requeridos del documento de transferencia</w:t>
            </w:r>
          </w:p>
          <w:p w:rsidR="00664292" w:rsidRDefault="00664292" w:rsidP="00666F46">
            <w:pPr>
              <w:pStyle w:val="Prrafodelista"/>
              <w:numPr>
                <w:ilvl w:val="0"/>
                <w:numId w:val="5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Si el usuario elige la opción de grabar.</w:t>
            </w:r>
          </w:p>
          <w:p w:rsidR="00664292" w:rsidRDefault="00664292" w:rsidP="00666F46">
            <w:pPr>
              <w:pStyle w:val="Prrafodelista"/>
              <w:numPr>
                <w:ilvl w:val="0"/>
                <w:numId w:val="5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verifica la validez de los datos a grabar.</w:t>
            </w:r>
          </w:p>
          <w:p w:rsidR="00664292" w:rsidRPr="00501BF3" w:rsidRDefault="00664292" w:rsidP="00666F46">
            <w:pPr>
              <w:pStyle w:val="Prrafodelista"/>
              <w:numPr>
                <w:ilvl w:val="0"/>
                <w:numId w:val="5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graba en la base de datos los datos ingresados e informa al usuario que la operación se realizó exitosamente mediante un mensaje. Y visualizando en detalle todos campos ingresados del documento.</w:t>
            </w:r>
          </w:p>
        </w:tc>
      </w:tr>
      <w:tr w:rsidR="00664292" w:rsidRPr="0051289B" w:rsidTr="007075F4">
        <w:trPr>
          <w:trHeight w:val="1081"/>
        </w:trPr>
        <w:tc>
          <w:tcPr>
            <w:tcW w:w="2253" w:type="dxa"/>
            <w:shd w:val="clear" w:color="auto" w:fill="DBE5F1"/>
          </w:tcPr>
          <w:p w:rsidR="00664292" w:rsidRPr="0051289B" w:rsidRDefault="00664292" w:rsidP="007075F4">
            <w:pPr>
              <w:ind w:left="708"/>
              <w:contextualSpacing/>
              <w:jc w:val="right"/>
              <w:rPr>
                <w:rFonts w:ascii="Times New Roman" w:hAnsi="Times New Roman" w:cs="Times New Roman"/>
                <w:b/>
                <w:bCs/>
                <w:sz w:val="24"/>
                <w:szCs w:val="24"/>
              </w:rPr>
            </w:pPr>
            <w:r>
              <w:rPr>
                <w:rFonts w:ascii="Times New Roman" w:hAnsi="Times New Roman" w:cs="Times New Roman"/>
                <w:b/>
                <w:bCs/>
                <w:sz w:val="24"/>
                <w:szCs w:val="24"/>
              </w:rPr>
              <w:lastRenderedPageBreak/>
              <w:t xml:space="preserve">Flujo(s) </w:t>
            </w:r>
            <w:r w:rsidRPr="0051289B">
              <w:rPr>
                <w:rFonts w:ascii="Times New Roman" w:hAnsi="Times New Roman" w:cs="Times New Roman"/>
                <w:b/>
                <w:bCs/>
                <w:sz w:val="24"/>
                <w:szCs w:val="24"/>
              </w:rPr>
              <w:t>alternativo(s):</w:t>
            </w:r>
          </w:p>
        </w:tc>
        <w:tc>
          <w:tcPr>
            <w:tcW w:w="7038" w:type="dxa"/>
            <w:gridSpan w:val="3"/>
          </w:tcPr>
          <w:p w:rsidR="00664292" w:rsidRPr="0051289B" w:rsidRDefault="00664292" w:rsidP="00666F46">
            <w:pPr>
              <w:pStyle w:val="Prrafodelista"/>
              <w:numPr>
                <w:ilvl w:val="0"/>
                <w:numId w:val="5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En el punto 2. del flujo principal, si no existe ningún </w:t>
            </w:r>
            <w:r>
              <w:rPr>
                <w:rFonts w:ascii="Times New Roman" w:hAnsi="Times New Roman" w:cs="Times New Roman"/>
                <w:sz w:val="24"/>
                <w:szCs w:val="24"/>
              </w:rPr>
              <w:t>documento de transferencia</w:t>
            </w:r>
            <w:r w:rsidRPr="0051289B">
              <w:rPr>
                <w:rFonts w:ascii="Times New Roman" w:hAnsi="Times New Roman" w:cs="Times New Roman"/>
                <w:sz w:val="24"/>
                <w:szCs w:val="24"/>
              </w:rPr>
              <w:t xml:space="preserve"> registrado.</w:t>
            </w:r>
          </w:p>
          <w:p w:rsidR="00664292" w:rsidRPr="0051289B" w:rsidRDefault="00664292" w:rsidP="00666F46">
            <w:pPr>
              <w:pStyle w:val="Prrafodelista"/>
              <w:numPr>
                <w:ilvl w:val="1"/>
                <w:numId w:val="5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visualizará </w:t>
            </w:r>
            <w:r>
              <w:rPr>
                <w:rFonts w:ascii="Times New Roman" w:hAnsi="Times New Roman" w:cs="Times New Roman"/>
                <w:sz w:val="24"/>
                <w:szCs w:val="24"/>
              </w:rPr>
              <w:t xml:space="preserve">solo las entradas de búsqueda, pero no </w:t>
            </w:r>
            <w:r w:rsidRPr="0051289B">
              <w:rPr>
                <w:rFonts w:ascii="Times New Roman" w:hAnsi="Times New Roman" w:cs="Times New Roman"/>
                <w:sz w:val="24"/>
                <w:szCs w:val="24"/>
              </w:rPr>
              <w:t xml:space="preserve"> visualizará </w:t>
            </w:r>
            <w:r>
              <w:rPr>
                <w:rFonts w:ascii="Times New Roman" w:hAnsi="Times New Roman" w:cs="Times New Roman"/>
                <w:sz w:val="24"/>
                <w:szCs w:val="24"/>
              </w:rPr>
              <w:t>ningún documento.</w:t>
            </w:r>
          </w:p>
          <w:p w:rsidR="00664292" w:rsidRPr="0051289B" w:rsidRDefault="00664292" w:rsidP="00666F46">
            <w:pPr>
              <w:pStyle w:val="Prrafodelista"/>
              <w:numPr>
                <w:ilvl w:val="0"/>
                <w:numId w:val="52"/>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3.1.4</w:t>
            </w:r>
            <w:r w:rsidRPr="0051289B">
              <w:rPr>
                <w:rFonts w:ascii="Times New Roman" w:hAnsi="Times New Roman" w:cs="Times New Roman"/>
                <w:sz w:val="24"/>
                <w:szCs w:val="24"/>
              </w:rPr>
              <w:t xml:space="preserve">, si los campos </w:t>
            </w:r>
            <w:r>
              <w:rPr>
                <w:rFonts w:ascii="Times New Roman" w:hAnsi="Times New Roman" w:cs="Times New Roman"/>
                <w:sz w:val="24"/>
                <w:szCs w:val="24"/>
              </w:rPr>
              <w:t>orden de trabajo origen y destino. S</w:t>
            </w:r>
            <w:r w:rsidRPr="0051289B">
              <w:rPr>
                <w:rFonts w:ascii="Times New Roman" w:hAnsi="Times New Roman" w:cs="Times New Roman"/>
                <w:sz w:val="24"/>
                <w:szCs w:val="24"/>
              </w:rPr>
              <w:t>on vacíos</w:t>
            </w:r>
            <w:r>
              <w:rPr>
                <w:rFonts w:ascii="Times New Roman" w:hAnsi="Times New Roman" w:cs="Times New Roman"/>
                <w:sz w:val="24"/>
                <w:szCs w:val="24"/>
              </w:rPr>
              <w:t>.</w:t>
            </w:r>
          </w:p>
          <w:p w:rsidR="00664292" w:rsidRPr="0051289B" w:rsidRDefault="00664292" w:rsidP="00666F46">
            <w:pPr>
              <w:pStyle w:val="Prrafodelista"/>
              <w:numPr>
                <w:ilvl w:val="1"/>
                <w:numId w:val="5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informa que campo o campos están vacíos y no procede a grabar los cambios.</w:t>
            </w:r>
          </w:p>
          <w:p w:rsidR="00664292" w:rsidRDefault="00664292" w:rsidP="00666F46">
            <w:pPr>
              <w:pStyle w:val="Prrafodelista"/>
              <w:numPr>
                <w:ilvl w:val="0"/>
                <w:numId w:val="52"/>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4.4. si los campos orden de trabajo origen y destino. Son vacíos.</w:t>
            </w:r>
          </w:p>
          <w:p w:rsidR="00664292" w:rsidRPr="00475F2C" w:rsidRDefault="00664292" w:rsidP="00666F46">
            <w:pPr>
              <w:pStyle w:val="Prrafodelista"/>
              <w:numPr>
                <w:ilvl w:val="0"/>
                <w:numId w:val="4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75F2C">
              <w:rPr>
                <w:rFonts w:ascii="Times New Roman" w:hAnsi="Times New Roman" w:cs="Times New Roman"/>
                <w:sz w:val="24"/>
                <w:szCs w:val="24"/>
              </w:rPr>
              <w:t xml:space="preserve">El sistema informa que campo o campos están vacíos y no </w:t>
            </w:r>
            <w:r>
              <w:rPr>
                <w:rFonts w:ascii="Times New Roman" w:hAnsi="Times New Roman" w:cs="Times New Roman"/>
                <w:sz w:val="24"/>
                <w:szCs w:val="24"/>
              </w:rPr>
              <w:t>procede a grabar los cambios.</w:t>
            </w:r>
          </w:p>
        </w:tc>
      </w:tr>
    </w:tbl>
    <w:p w:rsidR="00664292" w:rsidRPr="00664292" w:rsidRDefault="00664292" w:rsidP="00664292"/>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3.3.7.3. </w:t>
      </w:r>
      <w:r w:rsidRPr="0041783A">
        <w:rPr>
          <w:rFonts w:ascii="Times New Roman" w:hAnsi="Times New Roman" w:cs="Times New Roman"/>
          <w:b/>
          <w:i w:val="0"/>
          <w:color w:val="auto"/>
        </w:rPr>
        <w:t>Prototipo de interfaz</w:t>
      </w:r>
    </w:p>
    <w:p w:rsidR="005C45B2" w:rsidRDefault="009150D2" w:rsidP="009150D2">
      <w:pPr>
        <w:jc w:val="center"/>
      </w:pPr>
      <w:r>
        <w:rPr>
          <w:noProof/>
          <w:lang w:eastAsia="es-BO"/>
        </w:rPr>
        <w:drawing>
          <wp:inline distT="0" distB="0" distL="0" distR="0" wp14:anchorId="0099CC9B" wp14:editId="274B0C55">
            <wp:extent cx="4733925" cy="20002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3925" cy="2000250"/>
                    </a:xfrm>
                    <a:prstGeom prst="rect">
                      <a:avLst/>
                    </a:prstGeom>
                    <a:noFill/>
                    <a:ln>
                      <a:noFill/>
                    </a:ln>
                  </pic:spPr>
                </pic:pic>
              </a:graphicData>
            </a:graphic>
          </wp:inline>
        </w:drawing>
      </w:r>
    </w:p>
    <w:p w:rsidR="009150D2" w:rsidRDefault="00DC3FB2" w:rsidP="009150D2">
      <w:pPr>
        <w:jc w:val="center"/>
        <w:rPr>
          <w:b/>
        </w:rPr>
      </w:pPr>
      <w:r>
        <w:rPr>
          <w:b/>
          <w:noProof/>
          <w:lang w:eastAsia="es-BO"/>
        </w:rPr>
        <w:drawing>
          <wp:anchor distT="0" distB="0" distL="114300" distR="114300" simplePos="0" relativeHeight="251684864" behindDoc="1" locked="0" layoutInCell="1" allowOverlap="1" wp14:anchorId="28D05792" wp14:editId="5BBC4398">
            <wp:simplePos x="0" y="0"/>
            <wp:positionH relativeFrom="column">
              <wp:posOffset>234315</wp:posOffset>
            </wp:positionH>
            <wp:positionV relativeFrom="paragraph">
              <wp:posOffset>238760</wp:posOffset>
            </wp:positionV>
            <wp:extent cx="5153025" cy="3324225"/>
            <wp:effectExtent l="0" t="0" r="9525" b="9525"/>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3025" cy="3324225"/>
                    </a:xfrm>
                    <a:prstGeom prst="rect">
                      <a:avLst/>
                    </a:prstGeom>
                    <a:noFill/>
                    <a:ln>
                      <a:noFill/>
                    </a:ln>
                  </pic:spPr>
                </pic:pic>
              </a:graphicData>
            </a:graphic>
            <wp14:sizeRelV relativeFrom="margin">
              <wp14:pctHeight>0</wp14:pctHeight>
            </wp14:sizeRelV>
          </wp:anchor>
        </w:drawing>
      </w:r>
      <w:r w:rsidR="009150D2" w:rsidRPr="009150D2">
        <w:rPr>
          <w:b/>
        </w:rPr>
        <w:t>(</w:t>
      </w:r>
      <w:r w:rsidR="009150D2">
        <w:rPr>
          <w:b/>
        </w:rPr>
        <w:t>fig. 3.3.7.1</w:t>
      </w:r>
      <w:r w:rsidR="009150D2" w:rsidRPr="009150D2">
        <w:rPr>
          <w:b/>
        </w:rPr>
        <w:t>)</w:t>
      </w:r>
      <w:r w:rsidRPr="00DC3FB2">
        <w:rPr>
          <w:b/>
          <w:noProof/>
          <w:lang w:eastAsia="es-BO"/>
        </w:rPr>
        <w:t xml:space="preserve"> </w:t>
      </w:r>
    </w:p>
    <w:p w:rsidR="009150D2" w:rsidRDefault="009150D2" w:rsidP="009150D2">
      <w:pPr>
        <w:jc w:val="center"/>
        <w:rPr>
          <w:b/>
        </w:rPr>
      </w:pPr>
    </w:p>
    <w:p w:rsidR="00DC3FB2" w:rsidRDefault="00DC3FB2" w:rsidP="009150D2">
      <w:pPr>
        <w:jc w:val="center"/>
        <w:rPr>
          <w:b/>
        </w:rPr>
      </w:pPr>
    </w:p>
    <w:p w:rsidR="00DC3FB2" w:rsidRDefault="00DC3FB2" w:rsidP="009150D2">
      <w:pPr>
        <w:jc w:val="center"/>
        <w:rPr>
          <w:b/>
        </w:rPr>
      </w:pPr>
    </w:p>
    <w:p w:rsidR="00DC3FB2" w:rsidRDefault="00DC3FB2" w:rsidP="009150D2">
      <w:pPr>
        <w:jc w:val="center"/>
        <w:rPr>
          <w:b/>
        </w:rPr>
      </w:pPr>
    </w:p>
    <w:p w:rsidR="00DC3FB2" w:rsidRDefault="00DC3FB2" w:rsidP="009150D2">
      <w:pPr>
        <w:jc w:val="center"/>
        <w:rPr>
          <w:b/>
        </w:rPr>
      </w:pPr>
    </w:p>
    <w:p w:rsidR="00DC3FB2" w:rsidRDefault="00DC3FB2" w:rsidP="009150D2">
      <w:pPr>
        <w:jc w:val="center"/>
        <w:rPr>
          <w:b/>
        </w:rPr>
      </w:pPr>
    </w:p>
    <w:p w:rsidR="00DC3FB2" w:rsidRDefault="00DC3FB2" w:rsidP="009150D2">
      <w:pPr>
        <w:jc w:val="center"/>
        <w:rPr>
          <w:b/>
        </w:rPr>
      </w:pPr>
    </w:p>
    <w:p w:rsidR="00DC3FB2" w:rsidRDefault="00DC3FB2" w:rsidP="009150D2">
      <w:pPr>
        <w:jc w:val="center"/>
        <w:rPr>
          <w:b/>
        </w:rPr>
      </w:pPr>
    </w:p>
    <w:p w:rsidR="00DC3FB2" w:rsidRDefault="00DC3FB2" w:rsidP="009150D2">
      <w:pPr>
        <w:jc w:val="center"/>
        <w:rPr>
          <w:b/>
        </w:rPr>
      </w:pPr>
    </w:p>
    <w:p w:rsidR="009150D2" w:rsidRPr="009150D2" w:rsidRDefault="009150D2" w:rsidP="009150D2">
      <w:pPr>
        <w:jc w:val="center"/>
        <w:rPr>
          <w:b/>
        </w:rPr>
      </w:pPr>
    </w:p>
    <w:p w:rsidR="00584C9B" w:rsidRPr="009150D2" w:rsidRDefault="009150D2" w:rsidP="009150D2">
      <w:pPr>
        <w:jc w:val="center"/>
        <w:rPr>
          <w:b/>
        </w:rPr>
      </w:pPr>
      <w:r w:rsidRPr="009150D2">
        <w:rPr>
          <w:b/>
        </w:rPr>
        <w:t>(fig. 3.3.7.2)</w:t>
      </w:r>
    </w:p>
    <w:p w:rsidR="00584C9B" w:rsidRDefault="00584C9B" w:rsidP="005C45B2"/>
    <w:p w:rsidR="00584C9B" w:rsidRDefault="00584C9B" w:rsidP="005C45B2"/>
    <w:p w:rsidR="00584C9B" w:rsidRDefault="00584C9B" w:rsidP="005C45B2"/>
    <w:p w:rsidR="00584C9B" w:rsidRDefault="00584C9B" w:rsidP="005C45B2"/>
    <w:p w:rsidR="00B11813" w:rsidRDefault="00B11813" w:rsidP="001A3886">
      <w:pPr>
        <w:pStyle w:val="Ttulo3"/>
        <w:tabs>
          <w:tab w:val="left" w:pos="426"/>
        </w:tabs>
        <w:rPr>
          <w:rFonts w:ascii="Times New Roman" w:hAnsi="Times New Roman" w:cs="Times New Roman"/>
          <w:b/>
          <w:color w:val="auto"/>
        </w:rPr>
      </w:pPr>
      <w:r>
        <w:rPr>
          <w:rFonts w:ascii="Times New Roman" w:hAnsi="Times New Roman" w:cs="Times New Roman"/>
          <w:b/>
          <w:color w:val="auto"/>
        </w:rPr>
        <w:t>3.3.8</w:t>
      </w:r>
      <w:r w:rsidRPr="00B11813">
        <w:rPr>
          <w:rFonts w:ascii="Times New Roman" w:hAnsi="Times New Roman" w:cs="Times New Roman"/>
          <w:b/>
          <w:color w:val="auto"/>
        </w:rPr>
        <w:t>.</w:t>
      </w:r>
      <w:r>
        <w:rPr>
          <w:rFonts w:ascii="Times New Roman" w:hAnsi="Times New Roman" w:cs="Times New Roman"/>
          <w:b/>
          <w:color w:val="auto"/>
        </w:rPr>
        <w:t xml:space="preserve"> CU08: Gestionar parte diario de equipo.</w:t>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3.3.8.1. </w:t>
      </w:r>
      <w:r w:rsidRPr="0041783A">
        <w:rPr>
          <w:rFonts w:ascii="Times New Roman" w:hAnsi="Times New Roman" w:cs="Times New Roman"/>
          <w:b/>
          <w:i w:val="0"/>
          <w:color w:val="auto"/>
        </w:rPr>
        <w:t>Diagrama de caso de uso</w:t>
      </w:r>
    </w:p>
    <w:p w:rsidR="005C45B2" w:rsidRDefault="00DC3FB2" w:rsidP="00DC3FB2">
      <w:pPr>
        <w:jc w:val="center"/>
      </w:pPr>
      <w:r w:rsidRPr="00DC3FB2">
        <w:rPr>
          <w:noProof/>
          <w:lang w:eastAsia="es-BO"/>
        </w:rPr>
        <w:drawing>
          <wp:inline distT="0" distB="0" distL="0" distR="0">
            <wp:extent cx="3562350" cy="14287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2350" cy="1428750"/>
                    </a:xfrm>
                    <a:prstGeom prst="rect">
                      <a:avLst/>
                    </a:prstGeom>
                    <a:noFill/>
                    <a:ln>
                      <a:noFill/>
                    </a:ln>
                  </pic:spPr>
                </pic:pic>
              </a:graphicData>
            </a:graphic>
          </wp:inline>
        </w:drawing>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3.3.8.2. </w:t>
      </w:r>
      <w:r w:rsidRPr="0041783A">
        <w:rPr>
          <w:rFonts w:ascii="Times New Roman" w:hAnsi="Times New Roman" w:cs="Times New Roman"/>
          <w:b/>
          <w:i w:val="0"/>
          <w:color w:val="auto"/>
        </w:rPr>
        <w:t>Descripción del caso de uso</w:t>
      </w:r>
    </w:p>
    <w:tbl>
      <w:tblPr>
        <w:tblW w:w="9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3"/>
        <w:gridCol w:w="2181"/>
        <w:gridCol w:w="2181"/>
        <w:gridCol w:w="2676"/>
      </w:tblGrid>
      <w:tr w:rsidR="005C45B2" w:rsidRPr="0051289B" w:rsidTr="005C45B2">
        <w:trPr>
          <w:trHeight w:val="296"/>
        </w:trPr>
        <w:tc>
          <w:tcPr>
            <w:tcW w:w="9291" w:type="dxa"/>
            <w:gridSpan w:val="4"/>
            <w:shd w:val="clear" w:color="auto" w:fill="4F81BD"/>
          </w:tcPr>
          <w:p w:rsidR="005C45B2" w:rsidRPr="0051289B" w:rsidRDefault="005C45B2" w:rsidP="005C45B2">
            <w:pPr>
              <w:contextualSpacing/>
              <w:jc w:val="center"/>
              <w:rPr>
                <w:rFonts w:ascii="Times New Roman" w:hAnsi="Times New Roman" w:cs="Times New Roman"/>
                <w:b/>
                <w:bCs/>
                <w:sz w:val="24"/>
                <w:szCs w:val="24"/>
              </w:rPr>
            </w:pPr>
            <w:r w:rsidRPr="0051289B">
              <w:rPr>
                <w:rFonts w:ascii="Times New Roman" w:hAnsi="Times New Roman" w:cs="Times New Roman"/>
                <w:b/>
                <w:bCs/>
                <w:sz w:val="24"/>
                <w:szCs w:val="24"/>
              </w:rPr>
              <w:t xml:space="preserve">CASO DE USO: Gestionar </w:t>
            </w:r>
            <w:r>
              <w:rPr>
                <w:rFonts w:ascii="Times New Roman" w:hAnsi="Times New Roman" w:cs="Times New Roman"/>
                <w:b/>
                <w:bCs/>
                <w:sz w:val="24"/>
                <w:szCs w:val="24"/>
              </w:rPr>
              <w:t>parte diario de equipo</w:t>
            </w:r>
          </w:p>
        </w:tc>
      </w:tr>
      <w:tr w:rsidR="005C45B2" w:rsidRPr="0051289B" w:rsidTr="005C45B2">
        <w:trPr>
          <w:trHeight w:val="281"/>
        </w:trPr>
        <w:tc>
          <w:tcPr>
            <w:tcW w:w="2253" w:type="dxa"/>
            <w:shd w:val="clear" w:color="auto" w:fill="4F81BD"/>
          </w:tcPr>
          <w:p w:rsidR="005C45B2" w:rsidRPr="0051289B" w:rsidRDefault="005C45B2"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t>ID :</w:t>
            </w:r>
          </w:p>
        </w:tc>
        <w:tc>
          <w:tcPr>
            <w:tcW w:w="7038" w:type="dxa"/>
            <w:gridSpan w:val="3"/>
            <w:shd w:val="clear" w:color="auto" w:fill="4F81BD"/>
          </w:tcPr>
          <w:p w:rsidR="005C45B2" w:rsidRPr="0051289B" w:rsidRDefault="005C45B2" w:rsidP="005C45B2">
            <w:pPr>
              <w:contextualSpacing/>
              <w:rPr>
                <w:rFonts w:ascii="Times New Roman" w:hAnsi="Times New Roman" w:cs="Times New Roman"/>
                <w:b/>
                <w:bCs/>
                <w:sz w:val="24"/>
                <w:szCs w:val="24"/>
              </w:rPr>
            </w:pPr>
            <w:r>
              <w:rPr>
                <w:rFonts w:ascii="Times New Roman" w:hAnsi="Times New Roman" w:cs="Times New Roman"/>
                <w:b/>
                <w:bCs/>
                <w:sz w:val="24"/>
                <w:szCs w:val="24"/>
              </w:rPr>
              <w:t>CU</w:t>
            </w:r>
            <w:r w:rsidR="004E4DDA">
              <w:rPr>
                <w:rFonts w:ascii="Times New Roman" w:hAnsi="Times New Roman" w:cs="Times New Roman"/>
                <w:b/>
                <w:bCs/>
                <w:sz w:val="24"/>
                <w:szCs w:val="24"/>
              </w:rPr>
              <w:t>0</w:t>
            </w:r>
            <w:r>
              <w:rPr>
                <w:rFonts w:ascii="Times New Roman" w:hAnsi="Times New Roman" w:cs="Times New Roman"/>
                <w:b/>
                <w:bCs/>
                <w:sz w:val="24"/>
                <w:szCs w:val="24"/>
              </w:rPr>
              <w:t>8</w:t>
            </w:r>
            <w:r w:rsidRPr="0051289B">
              <w:rPr>
                <w:rFonts w:ascii="Times New Roman" w:hAnsi="Times New Roman" w:cs="Times New Roman"/>
                <w:b/>
                <w:bCs/>
                <w:sz w:val="24"/>
                <w:szCs w:val="24"/>
              </w:rPr>
              <w:t>.</w:t>
            </w:r>
          </w:p>
        </w:tc>
      </w:tr>
      <w:tr w:rsidR="005C45B2" w:rsidRPr="0051289B" w:rsidTr="005C45B2">
        <w:trPr>
          <w:trHeight w:val="577"/>
        </w:trPr>
        <w:tc>
          <w:tcPr>
            <w:tcW w:w="2253" w:type="dxa"/>
            <w:shd w:val="clear" w:color="auto" w:fill="DBE5F1"/>
          </w:tcPr>
          <w:p w:rsidR="005C45B2" w:rsidRPr="0051289B" w:rsidRDefault="005C45B2"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Creado por:</w:t>
            </w:r>
          </w:p>
        </w:tc>
        <w:tc>
          <w:tcPr>
            <w:tcW w:w="2181" w:type="dxa"/>
          </w:tcPr>
          <w:p w:rsidR="005C45B2" w:rsidRPr="0051289B" w:rsidRDefault="005C45B2" w:rsidP="005C45B2">
            <w:pPr>
              <w:contextualSpacing/>
              <w:rPr>
                <w:rFonts w:ascii="Times New Roman" w:hAnsi="Times New Roman" w:cs="Times New Roman"/>
                <w:sz w:val="24"/>
                <w:szCs w:val="24"/>
              </w:rPr>
            </w:pPr>
            <w:r w:rsidRPr="0051289B">
              <w:rPr>
                <w:rFonts w:ascii="Times New Roman" w:hAnsi="Times New Roman" w:cs="Times New Roman"/>
                <w:sz w:val="24"/>
                <w:szCs w:val="24"/>
              </w:rPr>
              <w:t>Alex Limbert Yalusqui Godoy</w:t>
            </w:r>
          </w:p>
        </w:tc>
        <w:tc>
          <w:tcPr>
            <w:tcW w:w="2181" w:type="dxa"/>
            <w:shd w:val="clear" w:color="auto" w:fill="DBE5F1"/>
          </w:tcPr>
          <w:p w:rsidR="005C45B2" w:rsidRPr="0051289B" w:rsidRDefault="005C45B2" w:rsidP="005C45B2">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Última modificación por:</w:t>
            </w:r>
          </w:p>
        </w:tc>
        <w:tc>
          <w:tcPr>
            <w:tcW w:w="2676" w:type="dxa"/>
          </w:tcPr>
          <w:p w:rsidR="005C45B2" w:rsidRPr="0051289B" w:rsidRDefault="005C45B2" w:rsidP="005C45B2">
            <w:pPr>
              <w:contextualSpacing/>
              <w:rPr>
                <w:rFonts w:ascii="Times New Roman" w:hAnsi="Times New Roman" w:cs="Times New Roman"/>
                <w:sz w:val="24"/>
                <w:szCs w:val="24"/>
              </w:rPr>
            </w:pPr>
            <w:r>
              <w:rPr>
                <w:rFonts w:ascii="Times New Roman" w:hAnsi="Times New Roman" w:cs="Times New Roman"/>
                <w:sz w:val="24"/>
                <w:szCs w:val="24"/>
              </w:rPr>
              <w:t>Alex Limbert Yalusqui Godoy</w:t>
            </w:r>
          </w:p>
        </w:tc>
      </w:tr>
      <w:tr w:rsidR="005C45B2" w:rsidRPr="0051289B" w:rsidTr="005C45B2">
        <w:trPr>
          <w:trHeight w:val="592"/>
        </w:trPr>
        <w:tc>
          <w:tcPr>
            <w:tcW w:w="2253" w:type="dxa"/>
            <w:shd w:val="clear" w:color="auto" w:fill="DBE5F1"/>
          </w:tcPr>
          <w:p w:rsidR="005C45B2" w:rsidRPr="0051289B" w:rsidRDefault="005C45B2"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Fecha de creación:</w:t>
            </w:r>
          </w:p>
        </w:tc>
        <w:tc>
          <w:tcPr>
            <w:tcW w:w="2181" w:type="dxa"/>
          </w:tcPr>
          <w:p w:rsidR="005C45B2" w:rsidRPr="0051289B" w:rsidRDefault="00F11AA8" w:rsidP="005C45B2">
            <w:pPr>
              <w:contextualSpacing/>
              <w:rPr>
                <w:rFonts w:ascii="Times New Roman" w:hAnsi="Times New Roman" w:cs="Times New Roman"/>
                <w:sz w:val="24"/>
                <w:szCs w:val="24"/>
              </w:rPr>
            </w:pPr>
            <w:r>
              <w:rPr>
                <w:rFonts w:ascii="Times New Roman" w:hAnsi="Times New Roman" w:cs="Times New Roman"/>
                <w:sz w:val="24"/>
                <w:szCs w:val="24"/>
              </w:rPr>
              <w:t>26</w:t>
            </w:r>
            <w:r w:rsidR="005C45B2">
              <w:rPr>
                <w:rFonts w:ascii="Times New Roman" w:hAnsi="Times New Roman" w:cs="Times New Roman"/>
                <w:sz w:val="24"/>
                <w:szCs w:val="24"/>
              </w:rPr>
              <w:t>-agosto-2015</w:t>
            </w:r>
          </w:p>
        </w:tc>
        <w:tc>
          <w:tcPr>
            <w:tcW w:w="2181" w:type="dxa"/>
            <w:shd w:val="clear" w:color="auto" w:fill="DBE5F1"/>
          </w:tcPr>
          <w:p w:rsidR="005C45B2" w:rsidRPr="0051289B" w:rsidRDefault="005C45B2" w:rsidP="005C45B2">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Fecha de última modificación:</w:t>
            </w:r>
          </w:p>
        </w:tc>
        <w:tc>
          <w:tcPr>
            <w:tcW w:w="2676" w:type="dxa"/>
          </w:tcPr>
          <w:p w:rsidR="005C45B2" w:rsidRPr="0051289B" w:rsidRDefault="00F11AA8" w:rsidP="005C45B2">
            <w:pPr>
              <w:contextualSpacing/>
              <w:rPr>
                <w:rFonts w:ascii="Times New Roman" w:hAnsi="Times New Roman" w:cs="Times New Roman"/>
                <w:sz w:val="24"/>
                <w:szCs w:val="24"/>
              </w:rPr>
            </w:pPr>
            <w:r>
              <w:rPr>
                <w:rFonts w:ascii="Times New Roman" w:hAnsi="Times New Roman" w:cs="Times New Roman"/>
                <w:sz w:val="24"/>
                <w:szCs w:val="24"/>
              </w:rPr>
              <w:t>26</w:t>
            </w:r>
            <w:r w:rsidR="005C45B2">
              <w:rPr>
                <w:rFonts w:ascii="Times New Roman" w:hAnsi="Times New Roman" w:cs="Times New Roman"/>
                <w:sz w:val="24"/>
                <w:szCs w:val="24"/>
              </w:rPr>
              <w:t>-agosto- 2015</w:t>
            </w:r>
          </w:p>
        </w:tc>
      </w:tr>
      <w:tr w:rsidR="005C45B2" w:rsidRPr="0051289B" w:rsidTr="005C45B2">
        <w:trPr>
          <w:trHeight w:val="281"/>
        </w:trPr>
        <w:tc>
          <w:tcPr>
            <w:tcW w:w="2253" w:type="dxa"/>
            <w:shd w:val="clear" w:color="auto" w:fill="DBE5F1"/>
          </w:tcPr>
          <w:p w:rsidR="005C45B2" w:rsidRPr="0051289B" w:rsidRDefault="005C45B2"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Primarios:</w:t>
            </w:r>
          </w:p>
        </w:tc>
        <w:tc>
          <w:tcPr>
            <w:tcW w:w="7038" w:type="dxa"/>
            <w:gridSpan w:val="3"/>
          </w:tcPr>
          <w:p w:rsidR="005C45B2" w:rsidRPr="0051289B" w:rsidRDefault="005C45B2" w:rsidP="005C45B2">
            <w:pPr>
              <w:contextualSpacing/>
              <w:rPr>
                <w:rFonts w:ascii="Times New Roman" w:hAnsi="Times New Roman" w:cs="Times New Roman"/>
                <w:sz w:val="24"/>
                <w:szCs w:val="24"/>
              </w:rPr>
            </w:pPr>
            <w:r>
              <w:rPr>
                <w:rFonts w:ascii="Times New Roman" w:hAnsi="Times New Roman" w:cs="Times New Roman"/>
                <w:sz w:val="24"/>
                <w:szCs w:val="24"/>
              </w:rPr>
              <w:t>Almacenero</w:t>
            </w:r>
          </w:p>
        </w:tc>
      </w:tr>
      <w:tr w:rsidR="005C45B2" w:rsidRPr="0051289B" w:rsidTr="005C45B2">
        <w:trPr>
          <w:trHeight w:val="592"/>
        </w:trPr>
        <w:tc>
          <w:tcPr>
            <w:tcW w:w="2253" w:type="dxa"/>
            <w:shd w:val="clear" w:color="auto" w:fill="DBE5F1"/>
          </w:tcPr>
          <w:p w:rsidR="005C45B2" w:rsidRPr="0051289B" w:rsidRDefault="005C45B2"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secundarios:</w:t>
            </w:r>
          </w:p>
        </w:tc>
        <w:tc>
          <w:tcPr>
            <w:tcW w:w="7038" w:type="dxa"/>
            <w:gridSpan w:val="3"/>
          </w:tcPr>
          <w:p w:rsidR="005C45B2" w:rsidRPr="0051289B" w:rsidRDefault="005C45B2" w:rsidP="005C45B2">
            <w:pPr>
              <w:contextualSpacing/>
              <w:rPr>
                <w:rFonts w:ascii="Times New Roman" w:hAnsi="Times New Roman" w:cs="Times New Roman"/>
                <w:sz w:val="24"/>
                <w:szCs w:val="24"/>
              </w:rPr>
            </w:pPr>
          </w:p>
        </w:tc>
      </w:tr>
      <w:tr w:rsidR="005C45B2" w:rsidRPr="0051289B" w:rsidTr="005C45B2">
        <w:trPr>
          <w:trHeight w:val="1170"/>
        </w:trPr>
        <w:tc>
          <w:tcPr>
            <w:tcW w:w="2253" w:type="dxa"/>
            <w:shd w:val="clear" w:color="auto" w:fill="DBE5F1"/>
          </w:tcPr>
          <w:p w:rsidR="005C45B2" w:rsidRPr="0051289B" w:rsidRDefault="005C45B2"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Descripción:</w:t>
            </w:r>
          </w:p>
        </w:tc>
        <w:tc>
          <w:tcPr>
            <w:tcW w:w="7038" w:type="dxa"/>
            <w:gridSpan w:val="3"/>
          </w:tcPr>
          <w:p w:rsidR="005C45B2" w:rsidRPr="0051289B" w:rsidRDefault="00F11AA8" w:rsidP="004E4DDA">
            <w:pPr>
              <w:contextualSpacing/>
              <w:rPr>
                <w:rFonts w:ascii="Times New Roman" w:hAnsi="Times New Roman" w:cs="Times New Roman"/>
                <w:sz w:val="24"/>
                <w:szCs w:val="24"/>
              </w:rPr>
            </w:pPr>
            <w:r>
              <w:rPr>
                <w:rFonts w:ascii="Times New Roman" w:hAnsi="Times New Roman" w:cs="Times New Roman"/>
                <w:sz w:val="24"/>
                <w:szCs w:val="24"/>
              </w:rPr>
              <w:t xml:space="preserve">Permite crear un parte diario de equipo </w:t>
            </w:r>
            <w:r w:rsidR="005C45B2">
              <w:rPr>
                <w:rFonts w:ascii="Times New Roman" w:hAnsi="Times New Roman" w:cs="Times New Roman"/>
                <w:sz w:val="24"/>
                <w:szCs w:val="24"/>
              </w:rPr>
              <w:t xml:space="preserve">donde se introduce los datos </w:t>
            </w:r>
            <w:r>
              <w:rPr>
                <w:rFonts w:ascii="Times New Roman" w:hAnsi="Times New Roman" w:cs="Times New Roman"/>
                <w:sz w:val="24"/>
                <w:szCs w:val="24"/>
              </w:rPr>
              <w:t>que se recopilan mediante un formulario físico, entre los datos a introducir están la orden de trabajo, operador, las horas productivas e improductivas</w:t>
            </w:r>
            <w:r w:rsidR="005C45B2">
              <w:rPr>
                <w:rFonts w:ascii="Times New Roman" w:hAnsi="Times New Roman" w:cs="Times New Roman"/>
                <w:sz w:val="24"/>
                <w:szCs w:val="24"/>
              </w:rPr>
              <w:t xml:space="preserve">, </w:t>
            </w:r>
            <w:r>
              <w:rPr>
                <w:rFonts w:ascii="Times New Roman" w:hAnsi="Times New Roman" w:cs="Times New Roman"/>
                <w:sz w:val="24"/>
                <w:szCs w:val="24"/>
              </w:rPr>
              <w:t xml:space="preserve">el equipo que realizo el trabajo, etc. </w:t>
            </w:r>
            <w:r w:rsidR="004E4DDA">
              <w:rPr>
                <w:rFonts w:ascii="Times New Roman" w:hAnsi="Times New Roman" w:cs="Times New Roman"/>
                <w:sz w:val="24"/>
                <w:szCs w:val="24"/>
              </w:rPr>
              <w:t xml:space="preserve">Además podemos modificar, </w:t>
            </w:r>
            <w:r w:rsidR="005C45B2">
              <w:rPr>
                <w:rFonts w:ascii="Times New Roman" w:hAnsi="Times New Roman" w:cs="Times New Roman"/>
                <w:sz w:val="24"/>
                <w:szCs w:val="24"/>
              </w:rPr>
              <w:t xml:space="preserve">eliminar </w:t>
            </w:r>
            <w:r w:rsidR="004E4DDA">
              <w:rPr>
                <w:rFonts w:ascii="Times New Roman" w:hAnsi="Times New Roman" w:cs="Times New Roman"/>
                <w:sz w:val="24"/>
                <w:szCs w:val="24"/>
              </w:rPr>
              <w:t xml:space="preserve">y buscar </w:t>
            </w:r>
            <w:r w:rsidR="005C45B2">
              <w:rPr>
                <w:rFonts w:ascii="Times New Roman" w:hAnsi="Times New Roman" w:cs="Times New Roman"/>
                <w:sz w:val="24"/>
                <w:szCs w:val="24"/>
              </w:rPr>
              <w:t xml:space="preserve">un </w:t>
            </w:r>
            <w:r>
              <w:rPr>
                <w:rFonts w:ascii="Times New Roman" w:hAnsi="Times New Roman" w:cs="Times New Roman"/>
                <w:sz w:val="24"/>
                <w:szCs w:val="24"/>
              </w:rPr>
              <w:t>parte diario de equipo que ya fue creado con anterioridad</w:t>
            </w:r>
            <w:r w:rsidR="005C45B2">
              <w:rPr>
                <w:rFonts w:ascii="Times New Roman" w:hAnsi="Times New Roman" w:cs="Times New Roman"/>
                <w:sz w:val="24"/>
                <w:szCs w:val="24"/>
              </w:rPr>
              <w:t>.</w:t>
            </w:r>
          </w:p>
        </w:tc>
      </w:tr>
      <w:tr w:rsidR="005C45B2" w:rsidRPr="0051289B" w:rsidTr="005C45B2">
        <w:trPr>
          <w:trHeight w:val="1081"/>
        </w:trPr>
        <w:tc>
          <w:tcPr>
            <w:tcW w:w="2253" w:type="dxa"/>
            <w:shd w:val="clear" w:color="auto" w:fill="DBE5F1"/>
          </w:tcPr>
          <w:p w:rsidR="005C45B2" w:rsidRPr="0051289B" w:rsidRDefault="005C45B2"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Precondiciones:</w:t>
            </w:r>
          </w:p>
        </w:tc>
        <w:tc>
          <w:tcPr>
            <w:tcW w:w="7038" w:type="dxa"/>
            <w:gridSpan w:val="3"/>
          </w:tcPr>
          <w:p w:rsidR="005C45B2" w:rsidRPr="0051289B" w:rsidRDefault="005C45B2"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administrador debe de estar conectado al sistema</w:t>
            </w:r>
            <w:r w:rsidRPr="0051289B">
              <w:rPr>
                <w:rFonts w:ascii="Times New Roman" w:hAnsi="Times New Roman" w:cs="Times New Roman"/>
                <w:sz w:val="24"/>
                <w:szCs w:val="24"/>
              </w:rPr>
              <w:t>.</w:t>
            </w:r>
          </w:p>
          <w:p w:rsidR="005C45B2" w:rsidRDefault="005C45B2"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Debe de tenerse creado y activada una gestión.</w:t>
            </w:r>
          </w:p>
          <w:p w:rsidR="005C45B2" w:rsidRPr="0051289B" w:rsidRDefault="005C45B2"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administrador debe de tener creado p</w:t>
            </w:r>
            <w:r w:rsidR="00F11AA8">
              <w:rPr>
                <w:rFonts w:ascii="Times New Roman" w:hAnsi="Times New Roman" w:cs="Times New Roman"/>
                <w:sz w:val="24"/>
                <w:szCs w:val="24"/>
              </w:rPr>
              <w:t xml:space="preserve">or lo menos una orden de trabajo un equipo pesado, empleado, ítem obra de actividad productiva </w:t>
            </w:r>
            <w:r w:rsidR="00AF4117">
              <w:rPr>
                <w:rFonts w:ascii="Times New Roman" w:hAnsi="Times New Roman" w:cs="Times New Roman"/>
                <w:sz w:val="24"/>
                <w:szCs w:val="24"/>
              </w:rPr>
              <w:t>e</w:t>
            </w:r>
            <w:r w:rsidR="00F11AA8">
              <w:rPr>
                <w:rFonts w:ascii="Times New Roman" w:hAnsi="Times New Roman" w:cs="Times New Roman"/>
                <w:sz w:val="24"/>
                <w:szCs w:val="24"/>
              </w:rPr>
              <w:t xml:space="preserve"> improductiva.</w:t>
            </w:r>
          </w:p>
        </w:tc>
      </w:tr>
      <w:tr w:rsidR="005C45B2" w:rsidRPr="0051289B" w:rsidTr="005C45B2">
        <w:trPr>
          <w:trHeight w:val="548"/>
        </w:trPr>
        <w:tc>
          <w:tcPr>
            <w:tcW w:w="2253" w:type="dxa"/>
            <w:shd w:val="clear" w:color="auto" w:fill="DBE5F1"/>
          </w:tcPr>
          <w:p w:rsidR="005C45B2" w:rsidRPr="0051289B" w:rsidRDefault="005C45B2"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Postcondiciones:</w:t>
            </w:r>
          </w:p>
        </w:tc>
        <w:tc>
          <w:tcPr>
            <w:tcW w:w="7038" w:type="dxa"/>
            <w:gridSpan w:val="3"/>
          </w:tcPr>
          <w:p w:rsidR="005C45B2" w:rsidRDefault="005C45B2" w:rsidP="00666F46">
            <w:pPr>
              <w:pStyle w:val="Prrafodelista"/>
              <w:numPr>
                <w:ilvl w:val="0"/>
                <w:numId w:val="1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Los cambios realizados </w:t>
            </w:r>
            <w:r>
              <w:rPr>
                <w:rFonts w:ascii="Times New Roman" w:hAnsi="Times New Roman" w:cs="Times New Roman"/>
                <w:sz w:val="24"/>
                <w:szCs w:val="24"/>
              </w:rPr>
              <w:t xml:space="preserve">en el </w:t>
            </w:r>
            <w:r w:rsidR="00F11AA8">
              <w:rPr>
                <w:rFonts w:ascii="Times New Roman" w:hAnsi="Times New Roman" w:cs="Times New Roman"/>
                <w:sz w:val="24"/>
                <w:szCs w:val="24"/>
              </w:rPr>
              <w:t xml:space="preserve">parte diario se reflejaran en los datos de los sistemas para los reportes </w:t>
            </w:r>
            <w:r>
              <w:rPr>
                <w:rFonts w:ascii="Times New Roman" w:hAnsi="Times New Roman" w:cs="Times New Roman"/>
                <w:sz w:val="24"/>
                <w:szCs w:val="24"/>
              </w:rPr>
              <w:t>en la orden de trabajo.</w:t>
            </w:r>
          </w:p>
          <w:p w:rsidR="004E4DDA" w:rsidRPr="0051289B" w:rsidRDefault="004E4DDA" w:rsidP="00666F46">
            <w:pPr>
              <w:pStyle w:val="Prrafodelista"/>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Los cambios realizados actualizaran los datos de control.</w:t>
            </w:r>
          </w:p>
        </w:tc>
      </w:tr>
      <w:tr w:rsidR="005C45B2" w:rsidRPr="0051289B" w:rsidTr="005C45B2">
        <w:trPr>
          <w:trHeight w:val="548"/>
        </w:trPr>
        <w:tc>
          <w:tcPr>
            <w:tcW w:w="2253" w:type="dxa"/>
            <w:shd w:val="clear" w:color="auto" w:fill="DBE5F1"/>
          </w:tcPr>
          <w:p w:rsidR="005C45B2" w:rsidRPr="0051289B" w:rsidRDefault="005C45B2"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Flujo Principal:</w:t>
            </w:r>
          </w:p>
        </w:tc>
        <w:tc>
          <w:tcPr>
            <w:tcW w:w="7038" w:type="dxa"/>
            <w:gridSpan w:val="3"/>
          </w:tcPr>
          <w:p w:rsidR="005C45B2" w:rsidRPr="0051289B" w:rsidRDefault="005C45B2" w:rsidP="00666F46">
            <w:pPr>
              <w:pStyle w:val="Prrafodelista"/>
              <w:numPr>
                <w:ilvl w:val="0"/>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caso de uso inicia cuando el </w:t>
            </w:r>
            <w:r w:rsidR="00F11AA8">
              <w:rPr>
                <w:rFonts w:ascii="Times New Roman" w:hAnsi="Times New Roman" w:cs="Times New Roman"/>
                <w:sz w:val="24"/>
                <w:szCs w:val="24"/>
              </w:rPr>
              <w:t>almacenero</w:t>
            </w:r>
            <w:r w:rsidRPr="0051289B">
              <w:rPr>
                <w:rFonts w:ascii="Times New Roman" w:hAnsi="Times New Roman" w:cs="Times New Roman"/>
                <w:sz w:val="24"/>
                <w:szCs w:val="24"/>
              </w:rPr>
              <w:t xml:space="preserve"> </w:t>
            </w:r>
            <w:r>
              <w:rPr>
                <w:rFonts w:ascii="Times New Roman" w:hAnsi="Times New Roman" w:cs="Times New Roman"/>
                <w:sz w:val="24"/>
                <w:szCs w:val="24"/>
              </w:rPr>
              <w:t>elige en el menú de la interfaz de usuario “</w:t>
            </w:r>
            <w:r w:rsidR="00F11AA8">
              <w:rPr>
                <w:rFonts w:ascii="Times New Roman" w:hAnsi="Times New Roman" w:cs="Times New Roman"/>
                <w:sz w:val="24"/>
                <w:szCs w:val="24"/>
              </w:rPr>
              <w:t>Parte diario de Equipo</w:t>
            </w:r>
            <w:r>
              <w:rPr>
                <w:rFonts w:ascii="Times New Roman" w:hAnsi="Times New Roman" w:cs="Times New Roman"/>
                <w:sz w:val="24"/>
                <w:szCs w:val="24"/>
              </w:rPr>
              <w:t>”.</w:t>
            </w:r>
          </w:p>
          <w:p w:rsidR="005C45B2" w:rsidRPr="0051289B" w:rsidRDefault="005C45B2" w:rsidP="00666F46">
            <w:pPr>
              <w:pStyle w:val="Prrafodelista"/>
              <w:numPr>
                <w:ilvl w:val="0"/>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w:t>
            </w:r>
            <w:r>
              <w:rPr>
                <w:rFonts w:ascii="Times New Roman" w:hAnsi="Times New Roman" w:cs="Times New Roman"/>
                <w:sz w:val="24"/>
                <w:szCs w:val="24"/>
              </w:rPr>
              <w:t>mostrará</w:t>
            </w:r>
            <w:r w:rsidRPr="0051289B">
              <w:rPr>
                <w:rFonts w:ascii="Times New Roman" w:hAnsi="Times New Roman" w:cs="Times New Roman"/>
                <w:sz w:val="24"/>
                <w:szCs w:val="24"/>
              </w:rPr>
              <w:t xml:space="preserve"> la interfaz para gestionar </w:t>
            </w:r>
            <w:r w:rsidR="00F11AA8">
              <w:rPr>
                <w:rFonts w:ascii="Times New Roman" w:hAnsi="Times New Roman" w:cs="Times New Roman"/>
                <w:sz w:val="24"/>
                <w:szCs w:val="24"/>
              </w:rPr>
              <w:t>parte diario de equipo</w:t>
            </w:r>
            <w:r w:rsidRPr="0051289B">
              <w:rPr>
                <w:rFonts w:ascii="Times New Roman" w:hAnsi="Times New Roman" w:cs="Times New Roman"/>
                <w:sz w:val="24"/>
                <w:szCs w:val="24"/>
              </w:rPr>
              <w:t xml:space="preserve"> con una lista paginada de los </w:t>
            </w:r>
            <w:r w:rsidR="00F11AA8">
              <w:rPr>
                <w:rFonts w:ascii="Times New Roman" w:hAnsi="Times New Roman" w:cs="Times New Roman"/>
                <w:sz w:val="24"/>
                <w:szCs w:val="24"/>
              </w:rPr>
              <w:t xml:space="preserve">últimos 50 partes diarios </w:t>
            </w:r>
            <w:r w:rsidRPr="0051289B">
              <w:rPr>
                <w:rFonts w:ascii="Times New Roman" w:hAnsi="Times New Roman" w:cs="Times New Roman"/>
                <w:sz w:val="24"/>
                <w:szCs w:val="24"/>
              </w:rPr>
              <w:lastRenderedPageBreak/>
              <w:t xml:space="preserve">disponibles incluyendo los campos: </w:t>
            </w:r>
            <w:r w:rsidR="00AF4117">
              <w:rPr>
                <w:rFonts w:ascii="Times New Roman" w:hAnsi="Times New Roman" w:cs="Times New Roman"/>
                <w:sz w:val="24"/>
                <w:szCs w:val="24"/>
              </w:rPr>
              <w:t>orden de trabajo</w:t>
            </w:r>
            <w:r w:rsidRPr="0051289B">
              <w:rPr>
                <w:rFonts w:ascii="Times New Roman" w:hAnsi="Times New Roman" w:cs="Times New Roman"/>
                <w:sz w:val="24"/>
                <w:szCs w:val="24"/>
              </w:rPr>
              <w:t xml:space="preserve">, </w:t>
            </w:r>
            <w:r w:rsidR="00AF4117">
              <w:rPr>
                <w:rFonts w:ascii="Times New Roman" w:hAnsi="Times New Roman" w:cs="Times New Roman"/>
                <w:sz w:val="24"/>
                <w:szCs w:val="24"/>
              </w:rPr>
              <w:t xml:space="preserve">fecha, equipo y turno. </w:t>
            </w:r>
            <w:r w:rsidRPr="0051289B">
              <w:rPr>
                <w:rFonts w:ascii="Times New Roman" w:hAnsi="Times New Roman" w:cs="Times New Roman"/>
                <w:sz w:val="24"/>
                <w:szCs w:val="24"/>
              </w:rPr>
              <w:t>con la</w:t>
            </w:r>
            <w:r>
              <w:rPr>
                <w:rFonts w:ascii="Times New Roman" w:hAnsi="Times New Roman" w:cs="Times New Roman"/>
                <w:sz w:val="24"/>
                <w:szCs w:val="24"/>
              </w:rPr>
              <w:t>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w:t>
            </w:r>
            <w:r>
              <w:rPr>
                <w:rFonts w:ascii="Times New Roman" w:hAnsi="Times New Roman" w:cs="Times New Roman"/>
                <w:sz w:val="24"/>
                <w:szCs w:val="24"/>
              </w:rPr>
              <w:t xml:space="preserve">modificar, eliminar por cada </w:t>
            </w:r>
            <w:r w:rsidR="00AF4117">
              <w:rPr>
                <w:rFonts w:ascii="Times New Roman" w:hAnsi="Times New Roman" w:cs="Times New Roman"/>
                <w:sz w:val="24"/>
                <w:szCs w:val="24"/>
              </w:rPr>
              <w:t>parte diario</w:t>
            </w:r>
            <w:r w:rsidRPr="0051289B">
              <w:rPr>
                <w:rFonts w:ascii="Times New Roman" w:hAnsi="Times New Roman" w:cs="Times New Roman"/>
                <w:sz w:val="24"/>
                <w:szCs w:val="24"/>
              </w:rPr>
              <w:t>. Además despliega las</w:t>
            </w:r>
            <w:r w:rsidR="004E4DDA">
              <w:rPr>
                <w:rFonts w:ascii="Times New Roman" w:hAnsi="Times New Roman" w:cs="Times New Roman"/>
                <w:sz w:val="24"/>
                <w:szCs w:val="24"/>
              </w:rPr>
              <w:t xml:space="preserve"> opciones de búsqueda avanzada y </w:t>
            </w:r>
            <w:r w:rsidR="00AF4117">
              <w:rPr>
                <w:rFonts w:ascii="Times New Roman" w:hAnsi="Times New Roman" w:cs="Times New Roman"/>
                <w:sz w:val="24"/>
                <w:szCs w:val="24"/>
              </w:rPr>
              <w:t>Nuevo parte diario</w:t>
            </w:r>
            <w:r>
              <w:rPr>
                <w:rFonts w:ascii="Times New Roman" w:hAnsi="Times New Roman" w:cs="Times New Roman"/>
                <w:sz w:val="24"/>
                <w:szCs w:val="24"/>
              </w:rPr>
              <w:t>.</w:t>
            </w:r>
          </w:p>
          <w:p w:rsidR="005C45B2" w:rsidRPr="0051289B" w:rsidRDefault="005C45B2" w:rsidP="00666F46">
            <w:pPr>
              <w:pStyle w:val="Prrafodelista"/>
              <w:numPr>
                <w:ilvl w:val="0"/>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elige un</w:t>
            </w:r>
            <w:r>
              <w:rPr>
                <w:rFonts w:ascii="Times New Roman" w:hAnsi="Times New Roman" w:cs="Times New Roman"/>
                <w:sz w:val="24"/>
                <w:szCs w:val="24"/>
              </w:rPr>
              <w:t>a</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opción del </w:t>
            </w:r>
            <w:r w:rsidR="00AF4117">
              <w:rPr>
                <w:rFonts w:ascii="Times New Roman" w:hAnsi="Times New Roman" w:cs="Times New Roman"/>
                <w:sz w:val="24"/>
                <w:szCs w:val="24"/>
              </w:rPr>
              <w:t>parte diario</w:t>
            </w:r>
          </w:p>
          <w:p w:rsidR="005C45B2" w:rsidRPr="0051289B" w:rsidRDefault="005C45B2" w:rsidP="00666F46">
            <w:pPr>
              <w:pStyle w:val="Prrafodelista"/>
              <w:numPr>
                <w:ilvl w:val="1"/>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 xml:space="preserve">modificar </w:t>
            </w:r>
            <w:r>
              <w:rPr>
                <w:rFonts w:ascii="Times New Roman" w:hAnsi="Times New Roman" w:cs="Times New Roman"/>
                <w:sz w:val="24"/>
                <w:szCs w:val="24"/>
              </w:rPr>
              <w:t xml:space="preserve">un </w:t>
            </w:r>
            <w:r w:rsidR="00AF4117">
              <w:rPr>
                <w:rFonts w:ascii="Times New Roman" w:hAnsi="Times New Roman" w:cs="Times New Roman"/>
                <w:sz w:val="24"/>
                <w:szCs w:val="24"/>
              </w:rPr>
              <w:t>parte</w:t>
            </w:r>
          </w:p>
          <w:p w:rsidR="00AF4117" w:rsidRDefault="005C45B2" w:rsidP="00666F46">
            <w:pPr>
              <w:pStyle w:val="Prrafodelista"/>
              <w:numPr>
                <w:ilvl w:val="2"/>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 la </w:t>
            </w:r>
            <w:r>
              <w:rPr>
                <w:rFonts w:ascii="Times New Roman" w:hAnsi="Times New Roman" w:cs="Times New Roman"/>
                <w:sz w:val="24"/>
                <w:szCs w:val="24"/>
              </w:rPr>
              <w:t xml:space="preserve">interfaz de edición de datos del </w:t>
            </w:r>
            <w:r w:rsidR="00AF4117">
              <w:rPr>
                <w:rFonts w:ascii="Times New Roman" w:hAnsi="Times New Roman" w:cs="Times New Roman"/>
                <w:sz w:val="24"/>
                <w:szCs w:val="24"/>
              </w:rPr>
              <w:t>parte diario</w:t>
            </w:r>
            <w:r>
              <w:rPr>
                <w:rFonts w:ascii="Times New Roman" w:hAnsi="Times New Roman" w:cs="Times New Roman"/>
                <w:sz w:val="24"/>
                <w:szCs w:val="24"/>
              </w:rPr>
              <w:t xml:space="preserve"> </w:t>
            </w:r>
            <w:r w:rsidRPr="0051289B">
              <w:rPr>
                <w:rFonts w:ascii="Times New Roman" w:hAnsi="Times New Roman" w:cs="Times New Roman"/>
                <w:sz w:val="24"/>
                <w:szCs w:val="24"/>
              </w:rPr>
              <w:t xml:space="preserve">incluyendo los campos: </w:t>
            </w:r>
            <w:r w:rsidR="00AF4117">
              <w:rPr>
                <w:rFonts w:ascii="Times New Roman" w:hAnsi="Times New Roman" w:cs="Times New Roman"/>
                <w:sz w:val="24"/>
                <w:szCs w:val="24"/>
              </w:rPr>
              <w:t>orden de trabajo</w:t>
            </w:r>
            <w:r>
              <w:rPr>
                <w:rFonts w:ascii="Times New Roman" w:hAnsi="Times New Roman" w:cs="Times New Roman"/>
                <w:sz w:val="24"/>
                <w:szCs w:val="24"/>
              </w:rPr>
              <w:t xml:space="preserve">, </w:t>
            </w:r>
            <w:r w:rsidR="00AF4117">
              <w:rPr>
                <w:rFonts w:ascii="Times New Roman" w:hAnsi="Times New Roman" w:cs="Times New Roman"/>
                <w:sz w:val="24"/>
                <w:szCs w:val="24"/>
              </w:rPr>
              <w:t>fecha de documento</w:t>
            </w:r>
            <w:r w:rsidRPr="0051289B">
              <w:rPr>
                <w:rFonts w:ascii="Times New Roman" w:hAnsi="Times New Roman" w:cs="Times New Roman"/>
                <w:sz w:val="24"/>
                <w:szCs w:val="24"/>
              </w:rPr>
              <w:t xml:space="preserve">, </w:t>
            </w:r>
            <w:r w:rsidR="00AF4117">
              <w:rPr>
                <w:rFonts w:ascii="Times New Roman" w:hAnsi="Times New Roman" w:cs="Times New Roman"/>
                <w:sz w:val="24"/>
                <w:szCs w:val="24"/>
              </w:rPr>
              <w:t>equipo pesado, turno</w:t>
            </w:r>
            <w:r w:rsidRPr="0051289B">
              <w:rPr>
                <w:rFonts w:ascii="Times New Roman" w:hAnsi="Times New Roman" w:cs="Times New Roman"/>
                <w:sz w:val="24"/>
                <w:szCs w:val="24"/>
              </w:rPr>
              <w:t xml:space="preserve">,…, etc. </w:t>
            </w:r>
          </w:p>
          <w:p w:rsidR="00AF4117" w:rsidRDefault="00AF4117" w:rsidP="00AF4117">
            <w:pPr>
              <w:pStyle w:val="Prrafodelista"/>
              <w:spacing w:after="0" w:line="240" w:lineRule="auto"/>
              <w:ind w:left="1224"/>
              <w:rPr>
                <w:rFonts w:ascii="Times New Roman" w:hAnsi="Times New Roman" w:cs="Times New Roman"/>
                <w:sz w:val="24"/>
                <w:szCs w:val="24"/>
              </w:rPr>
            </w:pPr>
            <w:r>
              <w:rPr>
                <w:rFonts w:ascii="Times New Roman" w:hAnsi="Times New Roman" w:cs="Times New Roman"/>
                <w:sz w:val="24"/>
                <w:szCs w:val="24"/>
              </w:rPr>
              <w:t>Además se cargan las horas productivas donde hay los siguientes datos: ítem obra, grupo, horas de trabajo</w:t>
            </w:r>
          </w:p>
          <w:p w:rsidR="00AF4117" w:rsidRDefault="00AF4117" w:rsidP="00AF4117">
            <w:pPr>
              <w:pStyle w:val="Prrafodelista"/>
              <w:spacing w:after="0" w:line="240" w:lineRule="auto"/>
              <w:ind w:left="1224"/>
              <w:rPr>
                <w:rFonts w:ascii="Times New Roman" w:hAnsi="Times New Roman" w:cs="Times New Roman"/>
                <w:sz w:val="24"/>
                <w:szCs w:val="24"/>
              </w:rPr>
            </w:pPr>
            <w:r>
              <w:rPr>
                <w:rFonts w:ascii="Times New Roman" w:hAnsi="Times New Roman" w:cs="Times New Roman"/>
                <w:sz w:val="24"/>
                <w:szCs w:val="24"/>
              </w:rPr>
              <w:t>Igualmente se cargan las horas improductivas con sus respectivos datos.</w:t>
            </w:r>
          </w:p>
          <w:p w:rsidR="005C45B2" w:rsidRPr="0051289B" w:rsidRDefault="00AF4117" w:rsidP="00AF4117">
            <w:pPr>
              <w:pStyle w:val="Prrafodelista"/>
              <w:spacing w:after="0" w:line="240" w:lineRule="auto"/>
              <w:ind w:left="1224"/>
              <w:rPr>
                <w:rFonts w:ascii="Times New Roman" w:hAnsi="Times New Roman" w:cs="Times New Roman"/>
                <w:sz w:val="24"/>
                <w:szCs w:val="24"/>
              </w:rPr>
            </w:pPr>
            <w:r>
              <w:rPr>
                <w:rFonts w:ascii="Times New Roman" w:hAnsi="Times New Roman" w:cs="Times New Roman"/>
                <w:sz w:val="24"/>
                <w:szCs w:val="24"/>
              </w:rPr>
              <w:t xml:space="preserve">Además la </w:t>
            </w:r>
            <w:r w:rsidR="005C45B2" w:rsidRPr="0051289B">
              <w:rPr>
                <w:rFonts w:ascii="Times New Roman" w:hAnsi="Times New Roman" w:cs="Times New Roman"/>
                <w:sz w:val="24"/>
                <w:szCs w:val="24"/>
              </w:rPr>
              <w:t>opción de grabar o retornar.</w:t>
            </w:r>
          </w:p>
          <w:p w:rsidR="005C45B2" w:rsidRPr="0051289B" w:rsidRDefault="005C45B2" w:rsidP="00666F46">
            <w:pPr>
              <w:pStyle w:val="Prrafodelista"/>
              <w:numPr>
                <w:ilvl w:val="2"/>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edita </w:t>
            </w:r>
            <w:r w:rsidRPr="0051289B">
              <w:rPr>
                <w:rFonts w:ascii="Times New Roman" w:hAnsi="Times New Roman" w:cs="Times New Roman"/>
                <w:sz w:val="24"/>
                <w:szCs w:val="24"/>
              </w:rPr>
              <w:t>cualquiera de los campos listados como editables.</w:t>
            </w:r>
          </w:p>
          <w:p w:rsidR="005C45B2" w:rsidRPr="0051289B" w:rsidRDefault="005C45B2" w:rsidP="00666F46">
            <w:pPr>
              <w:pStyle w:val="Prrafodelista"/>
              <w:numPr>
                <w:ilvl w:val="2"/>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Pr>
                <w:rFonts w:ascii="Times New Roman" w:hAnsi="Times New Roman" w:cs="Times New Roman"/>
                <w:sz w:val="24"/>
                <w:szCs w:val="24"/>
              </w:rPr>
              <w:t xml:space="preserve">administrador elige la opción de </w:t>
            </w:r>
            <w:r w:rsidRPr="0051289B">
              <w:rPr>
                <w:rFonts w:ascii="Times New Roman" w:hAnsi="Times New Roman" w:cs="Times New Roman"/>
                <w:sz w:val="24"/>
                <w:szCs w:val="24"/>
              </w:rPr>
              <w:t>grabar.</w:t>
            </w:r>
          </w:p>
          <w:p w:rsidR="005C45B2" w:rsidRPr="0051289B" w:rsidRDefault="005C45B2" w:rsidP="00666F46">
            <w:pPr>
              <w:pStyle w:val="Prrafodelista"/>
              <w:numPr>
                <w:ilvl w:val="2"/>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verifica la validez de los datos a grabar.</w:t>
            </w:r>
          </w:p>
          <w:p w:rsidR="005C45B2" w:rsidRPr="0051289B" w:rsidRDefault="005C45B2" w:rsidP="00666F46">
            <w:pPr>
              <w:pStyle w:val="Prrafodelista"/>
              <w:numPr>
                <w:ilvl w:val="2"/>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graba en la base de datos los datos modificados e informa al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que la operación se realizó exitosamente</w:t>
            </w:r>
            <w:r>
              <w:rPr>
                <w:rFonts w:ascii="Times New Roman" w:hAnsi="Times New Roman" w:cs="Times New Roman"/>
                <w:sz w:val="24"/>
                <w:szCs w:val="24"/>
              </w:rPr>
              <w:t xml:space="preserve"> mediante un mensaje</w:t>
            </w:r>
            <w:r w:rsidRPr="0051289B">
              <w:rPr>
                <w:rFonts w:ascii="Times New Roman" w:hAnsi="Times New Roman" w:cs="Times New Roman"/>
                <w:sz w:val="24"/>
                <w:szCs w:val="24"/>
              </w:rPr>
              <w:t>.</w:t>
            </w:r>
            <w:r>
              <w:rPr>
                <w:rFonts w:ascii="Times New Roman" w:hAnsi="Times New Roman" w:cs="Times New Roman"/>
                <w:sz w:val="24"/>
                <w:szCs w:val="24"/>
              </w:rPr>
              <w:t xml:space="preserve"> Y visualizando en detalle t</w:t>
            </w:r>
            <w:r w:rsidR="00AF4117">
              <w:rPr>
                <w:rFonts w:ascii="Times New Roman" w:hAnsi="Times New Roman" w:cs="Times New Roman"/>
                <w:sz w:val="24"/>
                <w:szCs w:val="24"/>
              </w:rPr>
              <w:t>odos los campos actualizados del parte diario de equipo</w:t>
            </w:r>
            <w:r>
              <w:rPr>
                <w:rFonts w:ascii="Times New Roman" w:hAnsi="Times New Roman" w:cs="Times New Roman"/>
                <w:sz w:val="24"/>
                <w:szCs w:val="24"/>
              </w:rPr>
              <w:t>.</w:t>
            </w:r>
          </w:p>
          <w:p w:rsidR="005C45B2" w:rsidRPr="0051289B" w:rsidRDefault="005C45B2" w:rsidP="00666F46">
            <w:pPr>
              <w:pStyle w:val="Prrafodelista"/>
              <w:numPr>
                <w:ilvl w:val="1"/>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w:t>
            </w:r>
            <w:r w:rsidRPr="0051289B">
              <w:rPr>
                <w:rFonts w:ascii="Times New Roman" w:hAnsi="Times New Roman" w:cs="Times New Roman"/>
                <w:sz w:val="24"/>
                <w:szCs w:val="24"/>
              </w:rPr>
              <w:t>eliminar</w:t>
            </w:r>
            <w:r>
              <w:rPr>
                <w:rFonts w:ascii="Times New Roman" w:hAnsi="Times New Roman" w:cs="Times New Roman"/>
                <w:sz w:val="24"/>
                <w:szCs w:val="24"/>
              </w:rPr>
              <w:t xml:space="preserve"> </w:t>
            </w:r>
            <w:r w:rsidR="00AF4117">
              <w:rPr>
                <w:rFonts w:ascii="Times New Roman" w:hAnsi="Times New Roman" w:cs="Times New Roman"/>
                <w:sz w:val="24"/>
                <w:szCs w:val="24"/>
              </w:rPr>
              <w:t>parte diario</w:t>
            </w:r>
          </w:p>
          <w:p w:rsidR="005C45B2" w:rsidRPr="0051289B" w:rsidRDefault="005C45B2" w:rsidP="00666F46">
            <w:pPr>
              <w:pStyle w:val="Prrafodelista"/>
              <w:numPr>
                <w:ilvl w:val="2"/>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pide confirmación al </w:t>
            </w:r>
            <w:r>
              <w:rPr>
                <w:rFonts w:ascii="Times New Roman" w:hAnsi="Times New Roman" w:cs="Times New Roman"/>
                <w:sz w:val="24"/>
                <w:szCs w:val="24"/>
              </w:rPr>
              <w:t>administrador</w:t>
            </w:r>
          </w:p>
          <w:p w:rsidR="005C45B2" w:rsidRPr="0051289B" w:rsidRDefault="005C45B2" w:rsidP="00666F46">
            <w:pPr>
              <w:pStyle w:val="Prrafodelista"/>
              <w:numPr>
                <w:ilvl w:val="2"/>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confirma la eliminación</w:t>
            </w:r>
          </w:p>
          <w:p w:rsidR="005C45B2" w:rsidRDefault="005C45B2" w:rsidP="00666F46">
            <w:pPr>
              <w:pStyle w:val="Prrafodelista"/>
              <w:numPr>
                <w:ilvl w:val="3"/>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elimina el </w:t>
            </w:r>
            <w:r>
              <w:rPr>
                <w:rFonts w:ascii="Times New Roman" w:hAnsi="Times New Roman" w:cs="Times New Roman"/>
                <w:sz w:val="24"/>
                <w:szCs w:val="24"/>
              </w:rPr>
              <w:t>personal</w:t>
            </w:r>
          </w:p>
          <w:p w:rsidR="00AF4117" w:rsidRPr="0051289B" w:rsidRDefault="00AF4117" w:rsidP="00666F46">
            <w:pPr>
              <w:pStyle w:val="Prrafodelista"/>
              <w:numPr>
                <w:ilvl w:val="3"/>
                <w:numId w:val="28"/>
              </w:numPr>
              <w:spacing w:after="0" w:line="240" w:lineRule="auto"/>
              <w:rPr>
                <w:rFonts w:ascii="Times New Roman" w:hAnsi="Times New Roman" w:cs="Times New Roman"/>
                <w:sz w:val="24"/>
                <w:szCs w:val="24"/>
              </w:rPr>
            </w:pPr>
            <w:r>
              <w:rPr>
                <w:rFonts w:ascii="Times New Roman" w:hAnsi="Times New Roman" w:cs="Times New Roman"/>
                <w:sz w:val="24"/>
                <w:szCs w:val="24"/>
              </w:rPr>
              <w:t>El sistema actualiza su control diario.</w:t>
            </w:r>
          </w:p>
          <w:p w:rsidR="005C45B2" w:rsidRPr="0051289B" w:rsidRDefault="005C45B2" w:rsidP="00666F46">
            <w:pPr>
              <w:pStyle w:val="Prrafodelista"/>
              <w:numPr>
                <w:ilvl w:val="3"/>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visualiza el mensaje de que la eliminación fue exitosa.</w:t>
            </w:r>
          </w:p>
          <w:p w:rsidR="005C45B2" w:rsidRPr="0051289B" w:rsidRDefault="005C45B2" w:rsidP="00666F46">
            <w:pPr>
              <w:pStyle w:val="Prrafodelista"/>
              <w:numPr>
                <w:ilvl w:val="2"/>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Caso contrario</w:t>
            </w:r>
          </w:p>
          <w:p w:rsidR="005C45B2" w:rsidRPr="0051289B" w:rsidRDefault="005C45B2" w:rsidP="00666F46">
            <w:pPr>
              <w:pStyle w:val="Prrafodelista"/>
              <w:numPr>
                <w:ilvl w:val="3"/>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retorna a la vista detallada del </w:t>
            </w:r>
            <w:r>
              <w:rPr>
                <w:rFonts w:ascii="Times New Roman" w:hAnsi="Times New Roman" w:cs="Times New Roman"/>
                <w:sz w:val="24"/>
                <w:szCs w:val="24"/>
              </w:rPr>
              <w:t xml:space="preserve">personal </w:t>
            </w:r>
            <w:r w:rsidRPr="0051289B">
              <w:rPr>
                <w:rFonts w:ascii="Times New Roman" w:hAnsi="Times New Roman" w:cs="Times New Roman"/>
                <w:sz w:val="24"/>
                <w:szCs w:val="24"/>
              </w:rPr>
              <w:t>seleccionado.</w:t>
            </w:r>
          </w:p>
          <w:p w:rsidR="00182D64" w:rsidRPr="00182D64" w:rsidRDefault="005C45B2" w:rsidP="00666F46">
            <w:pPr>
              <w:pStyle w:val="Prrafodelista"/>
              <w:numPr>
                <w:ilvl w:val="1"/>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elige realizar una búsqueda avanzada</w:t>
            </w:r>
            <w:r w:rsidR="00182D64">
              <w:rPr>
                <w:rFonts w:ascii="Times New Roman" w:hAnsi="Times New Roman" w:cs="Times New Roman"/>
                <w:sz w:val="24"/>
                <w:szCs w:val="24"/>
              </w:rPr>
              <w:t xml:space="preserve"> realiza la búsqueda en el sistema y despliega en la lista de partes diario los que cumplen con el criterio de búsqueda </w:t>
            </w:r>
            <w:r w:rsidR="00182D64" w:rsidRPr="00182D64">
              <w:rPr>
                <w:rFonts w:ascii="Times New Roman" w:hAnsi="Times New Roman" w:cs="Times New Roman"/>
                <w:sz w:val="24"/>
                <w:szCs w:val="24"/>
              </w:rPr>
              <w:t xml:space="preserve"> </w:t>
            </w:r>
          </w:p>
          <w:p w:rsidR="005C45B2" w:rsidRPr="00501BF3" w:rsidRDefault="005C45B2" w:rsidP="00666F46">
            <w:pPr>
              <w:pStyle w:val="Prrafodelista"/>
              <w:numPr>
                <w:ilvl w:val="0"/>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elige Crear </w:t>
            </w:r>
            <w:r w:rsidR="00AF4117">
              <w:rPr>
                <w:rFonts w:ascii="Times New Roman" w:hAnsi="Times New Roman" w:cs="Times New Roman"/>
                <w:sz w:val="24"/>
                <w:szCs w:val="24"/>
              </w:rPr>
              <w:t>parte diario</w:t>
            </w:r>
          </w:p>
          <w:p w:rsidR="00AF4117" w:rsidRDefault="005C45B2" w:rsidP="00666F46">
            <w:pPr>
              <w:pStyle w:val="Prrafodelista"/>
              <w:numPr>
                <w:ilvl w:val="0"/>
                <w:numId w:val="2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07F3A">
              <w:rPr>
                <w:rFonts w:ascii="Times New Roman" w:hAnsi="Times New Roman" w:cs="Times New Roman"/>
                <w:sz w:val="24"/>
                <w:szCs w:val="24"/>
              </w:rPr>
              <w:t xml:space="preserve">El sistema visualiza la </w:t>
            </w:r>
            <w:r>
              <w:rPr>
                <w:rFonts w:ascii="Times New Roman" w:hAnsi="Times New Roman" w:cs="Times New Roman"/>
                <w:sz w:val="24"/>
                <w:szCs w:val="24"/>
              </w:rPr>
              <w:t xml:space="preserve">interfaz para ingresar los </w:t>
            </w:r>
            <w:r w:rsidRPr="00E07F3A">
              <w:rPr>
                <w:rFonts w:ascii="Times New Roman" w:hAnsi="Times New Roman" w:cs="Times New Roman"/>
                <w:sz w:val="24"/>
                <w:szCs w:val="24"/>
              </w:rPr>
              <w:t xml:space="preserve">datos del </w:t>
            </w:r>
            <w:r w:rsidR="00AF4117">
              <w:rPr>
                <w:rFonts w:ascii="Times New Roman" w:hAnsi="Times New Roman" w:cs="Times New Roman"/>
                <w:sz w:val="24"/>
                <w:szCs w:val="24"/>
              </w:rPr>
              <w:t>parte diario</w:t>
            </w:r>
            <w:r>
              <w:rPr>
                <w:rFonts w:ascii="Times New Roman" w:hAnsi="Times New Roman" w:cs="Times New Roman"/>
                <w:sz w:val="24"/>
                <w:szCs w:val="24"/>
              </w:rPr>
              <w:t xml:space="preserve"> como</w:t>
            </w:r>
            <w:r w:rsidRPr="00E07F3A">
              <w:rPr>
                <w:rFonts w:ascii="Times New Roman" w:hAnsi="Times New Roman" w:cs="Times New Roman"/>
                <w:sz w:val="24"/>
                <w:szCs w:val="24"/>
              </w:rPr>
              <w:t xml:space="preserve">: </w:t>
            </w:r>
            <w:r w:rsidR="00AF4117">
              <w:rPr>
                <w:rFonts w:ascii="Times New Roman" w:hAnsi="Times New Roman" w:cs="Times New Roman"/>
                <w:sz w:val="24"/>
                <w:szCs w:val="24"/>
              </w:rPr>
              <w:t>orden de trabajo</w:t>
            </w:r>
            <w:r w:rsidRPr="00E07F3A">
              <w:rPr>
                <w:rFonts w:ascii="Times New Roman" w:hAnsi="Times New Roman" w:cs="Times New Roman"/>
                <w:sz w:val="24"/>
                <w:szCs w:val="24"/>
              </w:rPr>
              <w:t xml:space="preserve">, </w:t>
            </w:r>
            <w:r w:rsidR="00AF4117">
              <w:rPr>
                <w:rFonts w:ascii="Times New Roman" w:hAnsi="Times New Roman" w:cs="Times New Roman"/>
                <w:sz w:val="24"/>
                <w:szCs w:val="24"/>
              </w:rPr>
              <w:t>fecha, equipo pesado, turno</w:t>
            </w:r>
            <w:r w:rsidR="00182D64">
              <w:rPr>
                <w:rFonts w:ascii="Times New Roman" w:hAnsi="Times New Roman" w:cs="Times New Roman"/>
                <w:sz w:val="24"/>
                <w:szCs w:val="24"/>
              </w:rPr>
              <w:t>,</w:t>
            </w:r>
            <w:r w:rsidRPr="00E07F3A">
              <w:rPr>
                <w:rFonts w:ascii="Times New Roman" w:hAnsi="Times New Roman" w:cs="Times New Roman"/>
                <w:sz w:val="24"/>
                <w:szCs w:val="24"/>
              </w:rPr>
              <w:t xml:space="preserve"> etc. </w:t>
            </w:r>
          </w:p>
          <w:p w:rsidR="00182D64" w:rsidRDefault="00182D64" w:rsidP="00182D64">
            <w:pPr>
              <w:pStyle w:val="Prrafodelista"/>
              <w:spacing w:after="0" w:line="240" w:lineRule="auto"/>
              <w:rPr>
                <w:rFonts w:ascii="Times New Roman" w:hAnsi="Times New Roman" w:cs="Times New Roman"/>
                <w:sz w:val="24"/>
                <w:szCs w:val="24"/>
              </w:rPr>
            </w:pPr>
            <w:r>
              <w:rPr>
                <w:rFonts w:ascii="Times New Roman" w:hAnsi="Times New Roman" w:cs="Times New Roman"/>
                <w:sz w:val="24"/>
                <w:szCs w:val="24"/>
              </w:rPr>
              <w:t>Además despliega el detalle de las horas productivas como las improductivas (vista 1.1 y 1.2.)</w:t>
            </w:r>
          </w:p>
          <w:p w:rsidR="005C45B2" w:rsidRDefault="00182D64" w:rsidP="00AF4117">
            <w:pPr>
              <w:pStyle w:val="Prrafodelista"/>
              <w:spacing w:after="0" w:line="240" w:lineRule="auto"/>
              <w:rPr>
                <w:rFonts w:ascii="Times New Roman" w:hAnsi="Times New Roman" w:cs="Times New Roman"/>
                <w:sz w:val="24"/>
                <w:szCs w:val="24"/>
              </w:rPr>
            </w:pPr>
            <w:r>
              <w:rPr>
                <w:rFonts w:ascii="Times New Roman" w:hAnsi="Times New Roman" w:cs="Times New Roman"/>
                <w:sz w:val="24"/>
                <w:szCs w:val="24"/>
              </w:rPr>
              <w:t>Además</w:t>
            </w:r>
            <w:r w:rsidR="00AF4117">
              <w:rPr>
                <w:rFonts w:ascii="Times New Roman" w:hAnsi="Times New Roman" w:cs="Times New Roman"/>
                <w:sz w:val="24"/>
                <w:szCs w:val="24"/>
              </w:rPr>
              <w:t xml:space="preserve"> </w:t>
            </w:r>
            <w:r w:rsidR="005C45B2" w:rsidRPr="00E07F3A">
              <w:rPr>
                <w:rFonts w:ascii="Times New Roman" w:hAnsi="Times New Roman" w:cs="Times New Roman"/>
                <w:sz w:val="24"/>
                <w:szCs w:val="24"/>
              </w:rPr>
              <w:t>la opción de grabar o retornar</w:t>
            </w:r>
          </w:p>
          <w:p w:rsidR="005C45B2" w:rsidRDefault="005C45B2" w:rsidP="00666F46">
            <w:pPr>
              <w:pStyle w:val="Prrafodelista"/>
              <w:numPr>
                <w:ilvl w:val="0"/>
                <w:numId w:val="2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administrador ingresa todos l</w:t>
            </w:r>
            <w:r w:rsidR="00182D64">
              <w:rPr>
                <w:rFonts w:ascii="Times New Roman" w:hAnsi="Times New Roman" w:cs="Times New Roman"/>
                <w:sz w:val="24"/>
                <w:szCs w:val="24"/>
              </w:rPr>
              <w:t>os datos requeridos del parte diario</w:t>
            </w:r>
            <w:r>
              <w:rPr>
                <w:rFonts w:ascii="Times New Roman" w:hAnsi="Times New Roman" w:cs="Times New Roman"/>
                <w:sz w:val="24"/>
                <w:szCs w:val="24"/>
              </w:rPr>
              <w:t>.</w:t>
            </w:r>
          </w:p>
          <w:p w:rsidR="005C45B2" w:rsidRDefault="005C45B2" w:rsidP="00666F46">
            <w:pPr>
              <w:pStyle w:val="Prrafodelista"/>
              <w:numPr>
                <w:ilvl w:val="0"/>
                <w:numId w:val="2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administrador elige la opción de grabar.</w:t>
            </w:r>
          </w:p>
          <w:p w:rsidR="005C45B2" w:rsidRDefault="005C45B2" w:rsidP="00666F46">
            <w:pPr>
              <w:pStyle w:val="Prrafodelista"/>
              <w:numPr>
                <w:ilvl w:val="0"/>
                <w:numId w:val="2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verifica la validez de los datos a grabar.</w:t>
            </w:r>
          </w:p>
          <w:p w:rsidR="005C45B2" w:rsidRPr="00501BF3" w:rsidRDefault="005C45B2" w:rsidP="00666F46">
            <w:pPr>
              <w:pStyle w:val="Prrafodelista"/>
              <w:numPr>
                <w:ilvl w:val="0"/>
                <w:numId w:val="29"/>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El sistema graba en la base de datos los datos ingresados e informa al administrador que la operación se realizó exitosamente mediante un mensaje. Y visualizando en detalle todos campos ingresados del </w:t>
            </w:r>
            <w:r w:rsidR="00182D64">
              <w:rPr>
                <w:rFonts w:ascii="Times New Roman" w:hAnsi="Times New Roman" w:cs="Times New Roman"/>
                <w:sz w:val="24"/>
                <w:szCs w:val="24"/>
              </w:rPr>
              <w:t>parte diario</w:t>
            </w:r>
            <w:r>
              <w:rPr>
                <w:rFonts w:ascii="Times New Roman" w:hAnsi="Times New Roman" w:cs="Times New Roman"/>
                <w:sz w:val="24"/>
                <w:szCs w:val="24"/>
              </w:rPr>
              <w:t>.</w:t>
            </w:r>
          </w:p>
        </w:tc>
      </w:tr>
      <w:tr w:rsidR="005C45B2" w:rsidRPr="0051289B" w:rsidTr="005C45B2">
        <w:trPr>
          <w:trHeight w:val="1081"/>
        </w:trPr>
        <w:tc>
          <w:tcPr>
            <w:tcW w:w="2253" w:type="dxa"/>
            <w:shd w:val="clear" w:color="auto" w:fill="DBE5F1"/>
          </w:tcPr>
          <w:p w:rsidR="005C45B2" w:rsidRPr="0051289B" w:rsidRDefault="005C45B2" w:rsidP="005C45B2">
            <w:pPr>
              <w:ind w:left="708"/>
              <w:contextualSpacing/>
              <w:jc w:val="right"/>
              <w:rPr>
                <w:rFonts w:ascii="Times New Roman" w:hAnsi="Times New Roman" w:cs="Times New Roman"/>
                <w:b/>
                <w:bCs/>
                <w:sz w:val="24"/>
                <w:szCs w:val="24"/>
              </w:rPr>
            </w:pPr>
            <w:r>
              <w:rPr>
                <w:rFonts w:ascii="Times New Roman" w:hAnsi="Times New Roman" w:cs="Times New Roman"/>
                <w:b/>
                <w:bCs/>
                <w:sz w:val="24"/>
                <w:szCs w:val="24"/>
              </w:rPr>
              <w:lastRenderedPageBreak/>
              <w:t xml:space="preserve">Flujo(s) </w:t>
            </w:r>
            <w:r w:rsidRPr="0051289B">
              <w:rPr>
                <w:rFonts w:ascii="Times New Roman" w:hAnsi="Times New Roman" w:cs="Times New Roman"/>
                <w:b/>
                <w:bCs/>
                <w:sz w:val="24"/>
                <w:szCs w:val="24"/>
              </w:rPr>
              <w:t>alternativo(s):</w:t>
            </w:r>
          </w:p>
        </w:tc>
        <w:tc>
          <w:tcPr>
            <w:tcW w:w="7038" w:type="dxa"/>
            <w:gridSpan w:val="3"/>
          </w:tcPr>
          <w:p w:rsidR="005C45B2" w:rsidRPr="0051289B" w:rsidRDefault="005C45B2" w:rsidP="00666F46">
            <w:pPr>
              <w:pStyle w:val="Prrafodelista"/>
              <w:numPr>
                <w:ilvl w:val="0"/>
                <w:numId w:val="3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En el punto 2. del flujo principal, si no existe ningún </w:t>
            </w:r>
            <w:r>
              <w:rPr>
                <w:rFonts w:ascii="Times New Roman" w:hAnsi="Times New Roman" w:cs="Times New Roman"/>
                <w:sz w:val="24"/>
                <w:szCs w:val="24"/>
              </w:rPr>
              <w:t>personal</w:t>
            </w:r>
            <w:r w:rsidRPr="0051289B">
              <w:rPr>
                <w:rFonts w:ascii="Times New Roman" w:hAnsi="Times New Roman" w:cs="Times New Roman"/>
                <w:sz w:val="24"/>
                <w:szCs w:val="24"/>
              </w:rPr>
              <w:t xml:space="preserve"> registrado.</w:t>
            </w:r>
          </w:p>
          <w:p w:rsidR="005C45B2" w:rsidRPr="0051289B" w:rsidRDefault="005C45B2" w:rsidP="00666F46">
            <w:pPr>
              <w:pStyle w:val="Prrafodelista"/>
              <w:numPr>
                <w:ilvl w:val="1"/>
                <w:numId w:val="3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visualizará </w:t>
            </w:r>
            <w:r>
              <w:rPr>
                <w:rFonts w:ascii="Times New Roman" w:hAnsi="Times New Roman" w:cs="Times New Roman"/>
                <w:sz w:val="24"/>
                <w:szCs w:val="24"/>
              </w:rPr>
              <w:t xml:space="preserve">solo las entradas de búsqueda, pero no </w:t>
            </w:r>
            <w:r w:rsidRPr="0051289B">
              <w:rPr>
                <w:rFonts w:ascii="Times New Roman" w:hAnsi="Times New Roman" w:cs="Times New Roman"/>
                <w:sz w:val="24"/>
                <w:szCs w:val="24"/>
              </w:rPr>
              <w:t xml:space="preserve"> visualizará </w:t>
            </w:r>
            <w:r>
              <w:rPr>
                <w:rFonts w:ascii="Times New Roman" w:hAnsi="Times New Roman" w:cs="Times New Roman"/>
                <w:sz w:val="24"/>
                <w:szCs w:val="24"/>
              </w:rPr>
              <w:t>ningún tipo de datos de personal.</w:t>
            </w:r>
          </w:p>
          <w:p w:rsidR="005C45B2" w:rsidRPr="0051289B" w:rsidRDefault="005C45B2" w:rsidP="00666F46">
            <w:pPr>
              <w:pStyle w:val="Prrafodelista"/>
              <w:numPr>
                <w:ilvl w:val="0"/>
                <w:numId w:val="30"/>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3.1.4</w:t>
            </w:r>
            <w:r w:rsidRPr="0051289B">
              <w:rPr>
                <w:rFonts w:ascii="Times New Roman" w:hAnsi="Times New Roman" w:cs="Times New Roman"/>
                <w:sz w:val="24"/>
                <w:szCs w:val="24"/>
              </w:rPr>
              <w:t xml:space="preserve">, si los campos </w:t>
            </w:r>
            <w:r w:rsidR="00182D64">
              <w:rPr>
                <w:rFonts w:ascii="Times New Roman" w:hAnsi="Times New Roman" w:cs="Times New Roman"/>
                <w:sz w:val="24"/>
                <w:szCs w:val="24"/>
              </w:rPr>
              <w:t>orden de trabajo, equipo, turno</w:t>
            </w:r>
            <w:r w:rsidRPr="0051289B">
              <w:rPr>
                <w:rFonts w:ascii="Times New Roman" w:hAnsi="Times New Roman" w:cs="Times New Roman"/>
                <w:sz w:val="24"/>
                <w:szCs w:val="24"/>
              </w:rPr>
              <w:t>,…, etc. son vacíos</w:t>
            </w:r>
          </w:p>
          <w:p w:rsidR="005C45B2" w:rsidRPr="0051289B" w:rsidRDefault="005C45B2" w:rsidP="00666F46">
            <w:pPr>
              <w:pStyle w:val="Prrafodelista"/>
              <w:numPr>
                <w:ilvl w:val="1"/>
                <w:numId w:val="3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informa que campo o campos están vacíos y no procede a grabar los cambios.</w:t>
            </w:r>
          </w:p>
          <w:p w:rsidR="005C45B2" w:rsidRDefault="005C45B2" w:rsidP="00666F46">
            <w:pPr>
              <w:pStyle w:val="Prrafodelista"/>
              <w:numPr>
                <w:ilvl w:val="0"/>
                <w:numId w:val="30"/>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4.4., si los campos de nombre completo, cargo de empleado, etc. Están vacíos.</w:t>
            </w:r>
          </w:p>
          <w:p w:rsidR="005C45B2" w:rsidRDefault="005C45B2" w:rsidP="005C45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3.1. El sistema informa que campo o campos están vacíos y no</w:t>
            </w:r>
          </w:p>
          <w:p w:rsidR="005C45B2" w:rsidRPr="0070022A" w:rsidRDefault="005C45B2" w:rsidP="005C45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procede</w:t>
            </w:r>
            <w:proofErr w:type="gramEnd"/>
            <w:r>
              <w:rPr>
                <w:rFonts w:ascii="Times New Roman" w:hAnsi="Times New Roman" w:cs="Times New Roman"/>
                <w:sz w:val="24"/>
                <w:szCs w:val="24"/>
              </w:rPr>
              <w:t xml:space="preserve"> a grabar los datos.</w:t>
            </w:r>
          </w:p>
        </w:tc>
      </w:tr>
    </w:tbl>
    <w:p w:rsidR="005C45B2" w:rsidRPr="005C45B2" w:rsidRDefault="005C45B2" w:rsidP="005C45B2"/>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3.3.8.3. </w:t>
      </w:r>
      <w:r w:rsidRPr="0041783A">
        <w:rPr>
          <w:rFonts w:ascii="Times New Roman" w:hAnsi="Times New Roman" w:cs="Times New Roman"/>
          <w:b/>
          <w:i w:val="0"/>
          <w:color w:val="auto"/>
        </w:rPr>
        <w:t>Prototipo de interfaz</w:t>
      </w:r>
    </w:p>
    <w:p w:rsidR="005C45B2" w:rsidRDefault="00C80CC0" w:rsidP="00C80CC0">
      <w:pPr>
        <w:pStyle w:val="EstiloSW1"/>
      </w:pPr>
      <w:r>
        <w:tab/>
        <w:t>La primera interfaz cuando el usuario entra a gestión de partes</w:t>
      </w:r>
    </w:p>
    <w:p w:rsidR="00C80CC0" w:rsidRDefault="00C80CC0" w:rsidP="00DC3FB2">
      <w:pPr>
        <w:pStyle w:val="EstiloSW1"/>
        <w:jc w:val="center"/>
      </w:pPr>
      <w:r>
        <w:rPr>
          <w:noProof/>
          <w:lang w:eastAsia="es-BO"/>
        </w:rPr>
        <w:drawing>
          <wp:inline distT="0" distB="0" distL="0" distR="0">
            <wp:extent cx="3876675" cy="19716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6675" cy="1971675"/>
                    </a:xfrm>
                    <a:prstGeom prst="rect">
                      <a:avLst/>
                    </a:prstGeom>
                    <a:noFill/>
                    <a:ln>
                      <a:noFill/>
                    </a:ln>
                  </pic:spPr>
                </pic:pic>
              </a:graphicData>
            </a:graphic>
          </wp:inline>
        </w:drawing>
      </w:r>
    </w:p>
    <w:p w:rsidR="006C0F7E" w:rsidRDefault="006C0F7E" w:rsidP="00C80CC0">
      <w:pPr>
        <w:pStyle w:val="EstiloSW1"/>
      </w:pPr>
    </w:p>
    <w:p w:rsidR="00C80CC0" w:rsidRDefault="00C80CC0" w:rsidP="00C80CC0">
      <w:pPr>
        <w:pStyle w:val="EstiloSW1"/>
      </w:pPr>
      <w:r>
        <w:t>Después si el administrador selecciona la opción de modificar o nuevo parte nos mostrar la siguiente interfaz.</w:t>
      </w:r>
    </w:p>
    <w:p w:rsidR="00C80CC0" w:rsidRDefault="00C80CC0" w:rsidP="00C80CC0">
      <w:pPr>
        <w:pStyle w:val="EstiloSW1"/>
      </w:pPr>
      <w:r>
        <w:rPr>
          <w:noProof/>
          <w:lang w:eastAsia="es-BO"/>
        </w:rPr>
        <w:lastRenderedPageBreak/>
        <w:drawing>
          <wp:inline distT="0" distB="0" distL="0" distR="0">
            <wp:extent cx="5210175" cy="34480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0175" cy="3448050"/>
                    </a:xfrm>
                    <a:prstGeom prst="rect">
                      <a:avLst/>
                    </a:prstGeom>
                    <a:noFill/>
                    <a:ln>
                      <a:noFill/>
                    </a:ln>
                  </pic:spPr>
                </pic:pic>
              </a:graphicData>
            </a:graphic>
          </wp:inline>
        </w:drawing>
      </w:r>
    </w:p>
    <w:p w:rsidR="00C80CC0" w:rsidRDefault="00182D64" w:rsidP="00C80CC0">
      <w:pPr>
        <w:pStyle w:val="EstiloSW1"/>
      </w:pPr>
      <w:r w:rsidRPr="00182D64">
        <w:rPr>
          <w:b/>
        </w:rPr>
        <w:t>Vista 1.1.:</w:t>
      </w:r>
      <w:r>
        <w:t xml:space="preserve"> </w:t>
      </w:r>
      <w:r w:rsidR="00C80CC0">
        <w:t>Donde la vista 1.1 es la actividad productiva.</w:t>
      </w:r>
    </w:p>
    <w:p w:rsidR="00C80CC0" w:rsidRDefault="00C80CC0" w:rsidP="00C80CC0">
      <w:pPr>
        <w:pStyle w:val="EstiloSW1"/>
      </w:pPr>
      <w:r>
        <w:rPr>
          <w:noProof/>
          <w:lang w:eastAsia="es-BO"/>
        </w:rPr>
        <w:drawing>
          <wp:inline distT="0" distB="0" distL="0" distR="0">
            <wp:extent cx="5057775" cy="17049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7775" cy="1704975"/>
                    </a:xfrm>
                    <a:prstGeom prst="rect">
                      <a:avLst/>
                    </a:prstGeom>
                    <a:noFill/>
                    <a:ln>
                      <a:noFill/>
                    </a:ln>
                  </pic:spPr>
                </pic:pic>
              </a:graphicData>
            </a:graphic>
          </wp:inline>
        </w:drawing>
      </w:r>
    </w:p>
    <w:p w:rsidR="006C0F7E" w:rsidRDefault="006C0F7E" w:rsidP="00C80CC0">
      <w:pPr>
        <w:pStyle w:val="EstiloSW1"/>
        <w:rPr>
          <w:b/>
        </w:rPr>
      </w:pPr>
    </w:p>
    <w:p w:rsidR="006C0F7E" w:rsidRDefault="006C0F7E" w:rsidP="00C80CC0">
      <w:pPr>
        <w:pStyle w:val="EstiloSW1"/>
      </w:pPr>
      <w:r>
        <w:rPr>
          <w:noProof/>
          <w:lang w:eastAsia="es-BO"/>
        </w:rPr>
        <w:drawing>
          <wp:anchor distT="0" distB="0" distL="114300" distR="114300" simplePos="0" relativeHeight="251683840" behindDoc="1" locked="0" layoutInCell="1" allowOverlap="1" wp14:anchorId="3B98F39B" wp14:editId="75C65407">
            <wp:simplePos x="0" y="0"/>
            <wp:positionH relativeFrom="column">
              <wp:posOffset>453390</wp:posOffset>
            </wp:positionH>
            <wp:positionV relativeFrom="paragraph">
              <wp:posOffset>236855</wp:posOffset>
            </wp:positionV>
            <wp:extent cx="5057775" cy="1838325"/>
            <wp:effectExtent l="0" t="0" r="9525"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7775"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D64" w:rsidRPr="00182D64">
        <w:rPr>
          <w:b/>
        </w:rPr>
        <w:t>Vista 1.2:</w:t>
      </w:r>
      <w:r w:rsidR="00182D64">
        <w:t xml:space="preserve"> </w:t>
      </w:r>
      <w:r w:rsidR="00C80CC0">
        <w:t>es la actividad improductiv</w:t>
      </w:r>
      <w:r>
        <w:t>a</w:t>
      </w:r>
    </w:p>
    <w:p w:rsidR="006C0F7E" w:rsidRDefault="006C0F7E" w:rsidP="00C80CC0">
      <w:pPr>
        <w:pStyle w:val="EstiloSW1"/>
      </w:pPr>
    </w:p>
    <w:p w:rsidR="006C0F7E" w:rsidRDefault="006C0F7E" w:rsidP="00C80CC0">
      <w:pPr>
        <w:pStyle w:val="EstiloSW1"/>
      </w:pPr>
    </w:p>
    <w:p w:rsidR="006C0F7E" w:rsidRDefault="006C0F7E" w:rsidP="00C80CC0">
      <w:pPr>
        <w:pStyle w:val="EstiloSW1"/>
      </w:pPr>
    </w:p>
    <w:p w:rsidR="006C0F7E" w:rsidRDefault="006C0F7E" w:rsidP="00C80CC0">
      <w:pPr>
        <w:pStyle w:val="EstiloSW1"/>
      </w:pPr>
    </w:p>
    <w:p w:rsidR="006C0F7E" w:rsidRDefault="006C0F7E" w:rsidP="00C80CC0">
      <w:pPr>
        <w:pStyle w:val="EstiloSW1"/>
      </w:pPr>
    </w:p>
    <w:p w:rsidR="006C0F7E" w:rsidRDefault="006C0F7E" w:rsidP="00C80CC0">
      <w:pPr>
        <w:pStyle w:val="EstiloSW1"/>
      </w:pPr>
    </w:p>
    <w:p w:rsidR="006C0F7E" w:rsidRDefault="006C0F7E" w:rsidP="00C80CC0">
      <w:pPr>
        <w:pStyle w:val="EstiloSW1"/>
      </w:pPr>
    </w:p>
    <w:p w:rsidR="006C0F7E" w:rsidRDefault="006C0F7E" w:rsidP="00C80CC0">
      <w:pPr>
        <w:pStyle w:val="EstiloSW1"/>
      </w:pPr>
    </w:p>
    <w:p w:rsidR="00B11813" w:rsidRPr="006C0F7E" w:rsidRDefault="00B11813" w:rsidP="006C0F7E">
      <w:pPr>
        <w:pStyle w:val="Ttulo3"/>
        <w:ind w:firstLine="340"/>
        <w:rPr>
          <w:rFonts w:ascii="Times New Roman" w:hAnsi="Times New Roman" w:cs="Times New Roman"/>
          <w:color w:val="auto"/>
        </w:rPr>
      </w:pPr>
      <w:r w:rsidRPr="006C0F7E">
        <w:rPr>
          <w:rStyle w:val="Ttulo3Car"/>
          <w:rFonts w:ascii="Times New Roman" w:hAnsi="Times New Roman" w:cs="Times New Roman"/>
          <w:b/>
          <w:color w:val="auto"/>
        </w:rPr>
        <w:lastRenderedPageBreak/>
        <w:t xml:space="preserve">3.3.9. </w:t>
      </w:r>
      <w:r w:rsidRPr="006C0F7E">
        <w:rPr>
          <w:rFonts w:ascii="Times New Roman" w:hAnsi="Times New Roman" w:cs="Times New Roman"/>
          <w:b/>
          <w:color w:val="auto"/>
        </w:rPr>
        <w:t>CU09</w:t>
      </w:r>
      <w:r w:rsidRPr="006C0F7E">
        <w:rPr>
          <w:rStyle w:val="Ttulo3Car"/>
          <w:rFonts w:ascii="Times New Roman" w:hAnsi="Times New Roman" w:cs="Times New Roman"/>
          <w:b/>
          <w:color w:val="auto"/>
        </w:rPr>
        <w:t>: Administrar gestiones de periodo.</w:t>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3.3.9.1. </w:t>
      </w:r>
      <w:r w:rsidRPr="0041783A">
        <w:rPr>
          <w:rFonts w:ascii="Times New Roman" w:hAnsi="Times New Roman" w:cs="Times New Roman"/>
          <w:b/>
          <w:i w:val="0"/>
          <w:color w:val="auto"/>
        </w:rPr>
        <w:t>Diagrama de caso de uso</w:t>
      </w:r>
    </w:p>
    <w:p w:rsidR="009150D2" w:rsidRPr="009150D2" w:rsidRDefault="009150D2" w:rsidP="009150D2">
      <w:pPr>
        <w:jc w:val="center"/>
      </w:pPr>
      <w:r w:rsidRPr="009150D2">
        <w:rPr>
          <w:noProof/>
          <w:lang w:eastAsia="es-BO"/>
        </w:rPr>
        <w:drawing>
          <wp:inline distT="0" distB="0" distL="0" distR="0">
            <wp:extent cx="2876550" cy="14287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3.3.9.2. </w:t>
      </w:r>
      <w:r w:rsidRPr="0041783A">
        <w:rPr>
          <w:rFonts w:ascii="Times New Roman" w:hAnsi="Times New Roman" w:cs="Times New Roman"/>
          <w:b/>
          <w:i w:val="0"/>
          <w:color w:val="auto"/>
        </w:rPr>
        <w:t>Descripción del caso de uso</w:t>
      </w:r>
    </w:p>
    <w:tbl>
      <w:tblPr>
        <w:tblW w:w="9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3"/>
        <w:gridCol w:w="2181"/>
        <w:gridCol w:w="2181"/>
        <w:gridCol w:w="2676"/>
      </w:tblGrid>
      <w:tr w:rsidR="002D1D80" w:rsidRPr="0051289B" w:rsidTr="006773F0">
        <w:trPr>
          <w:trHeight w:val="296"/>
        </w:trPr>
        <w:tc>
          <w:tcPr>
            <w:tcW w:w="9291" w:type="dxa"/>
            <w:gridSpan w:val="4"/>
            <w:shd w:val="clear" w:color="auto" w:fill="4F81BD"/>
          </w:tcPr>
          <w:p w:rsidR="002D1D80" w:rsidRPr="0051289B" w:rsidRDefault="002D1D80" w:rsidP="002D1D80">
            <w:pPr>
              <w:contextualSpacing/>
              <w:jc w:val="center"/>
              <w:rPr>
                <w:rFonts w:ascii="Times New Roman" w:hAnsi="Times New Roman" w:cs="Times New Roman"/>
                <w:b/>
                <w:bCs/>
                <w:sz w:val="24"/>
                <w:szCs w:val="24"/>
              </w:rPr>
            </w:pPr>
            <w:r w:rsidRPr="0051289B">
              <w:rPr>
                <w:rFonts w:ascii="Times New Roman" w:hAnsi="Times New Roman" w:cs="Times New Roman"/>
                <w:b/>
                <w:bCs/>
                <w:sz w:val="24"/>
                <w:szCs w:val="24"/>
              </w:rPr>
              <w:t xml:space="preserve">CASO DE USO: </w:t>
            </w:r>
            <w:r>
              <w:rPr>
                <w:rFonts w:ascii="Times New Roman" w:hAnsi="Times New Roman" w:cs="Times New Roman"/>
                <w:b/>
                <w:bCs/>
                <w:sz w:val="24"/>
                <w:szCs w:val="24"/>
              </w:rPr>
              <w:t>Administrar gestiones de periodos</w:t>
            </w:r>
          </w:p>
        </w:tc>
      </w:tr>
      <w:tr w:rsidR="002D1D80" w:rsidRPr="0051289B" w:rsidTr="006773F0">
        <w:trPr>
          <w:trHeight w:val="281"/>
        </w:trPr>
        <w:tc>
          <w:tcPr>
            <w:tcW w:w="2253" w:type="dxa"/>
            <w:shd w:val="clear" w:color="auto" w:fill="4F81BD"/>
          </w:tcPr>
          <w:p w:rsidR="002D1D80" w:rsidRPr="0051289B" w:rsidRDefault="002D1D80" w:rsidP="006773F0">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t>ID :</w:t>
            </w:r>
          </w:p>
        </w:tc>
        <w:tc>
          <w:tcPr>
            <w:tcW w:w="7038" w:type="dxa"/>
            <w:gridSpan w:val="3"/>
            <w:shd w:val="clear" w:color="auto" w:fill="4F81BD"/>
          </w:tcPr>
          <w:p w:rsidR="002D1D80" w:rsidRPr="0051289B" w:rsidRDefault="002D1D80" w:rsidP="006773F0">
            <w:pPr>
              <w:contextualSpacing/>
              <w:rPr>
                <w:rFonts w:ascii="Times New Roman" w:hAnsi="Times New Roman" w:cs="Times New Roman"/>
                <w:b/>
                <w:bCs/>
                <w:sz w:val="24"/>
                <w:szCs w:val="24"/>
              </w:rPr>
            </w:pPr>
            <w:r>
              <w:rPr>
                <w:rFonts w:ascii="Times New Roman" w:hAnsi="Times New Roman" w:cs="Times New Roman"/>
                <w:b/>
                <w:bCs/>
                <w:sz w:val="24"/>
                <w:szCs w:val="24"/>
              </w:rPr>
              <w:t>CU09</w:t>
            </w:r>
            <w:r w:rsidRPr="0051289B">
              <w:rPr>
                <w:rFonts w:ascii="Times New Roman" w:hAnsi="Times New Roman" w:cs="Times New Roman"/>
                <w:b/>
                <w:bCs/>
                <w:sz w:val="24"/>
                <w:szCs w:val="24"/>
              </w:rPr>
              <w:t>.</w:t>
            </w:r>
          </w:p>
        </w:tc>
      </w:tr>
      <w:tr w:rsidR="002D1D80" w:rsidRPr="0051289B" w:rsidTr="006773F0">
        <w:trPr>
          <w:trHeight w:val="577"/>
        </w:trPr>
        <w:tc>
          <w:tcPr>
            <w:tcW w:w="2253" w:type="dxa"/>
            <w:shd w:val="clear" w:color="auto" w:fill="DBE5F1"/>
          </w:tcPr>
          <w:p w:rsidR="002D1D80" w:rsidRPr="0051289B" w:rsidRDefault="002D1D80" w:rsidP="006773F0">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Creado por:</w:t>
            </w:r>
          </w:p>
        </w:tc>
        <w:tc>
          <w:tcPr>
            <w:tcW w:w="2181" w:type="dxa"/>
          </w:tcPr>
          <w:p w:rsidR="002D1D80" w:rsidRPr="0051289B" w:rsidRDefault="002D1D80" w:rsidP="006773F0">
            <w:pPr>
              <w:contextualSpacing/>
              <w:rPr>
                <w:rFonts w:ascii="Times New Roman" w:hAnsi="Times New Roman" w:cs="Times New Roman"/>
                <w:sz w:val="24"/>
                <w:szCs w:val="24"/>
              </w:rPr>
            </w:pPr>
            <w:r w:rsidRPr="0051289B">
              <w:rPr>
                <w:rFonts w:ascii="Times New Roman" w:hAnsi="Times New Roman" w:cs="Times New Roman"/>
                <w:sz w:val="24"/>
                <w:szCs w:val="24"/>
              </w:rPr>
              <w:t>Alex Limbert Yalusqui Godoy</w:t>
            </w:r>
          </w:p>
        </w:tc>
        <w:tc>
          <w:tcPr>
            <w:tcW w:w="2181" w:type="dxa"/>
            <w:shd w:val="clear" w:color="auto" w:fill="DBE5F1"/>
          </w:tcPr>
          <w:p w:rsidR="002D1D80" w:rsidRPr="0051289B" w:rsidRDefault="002D1D80" w:rsidP="006773F0">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Última modificación por:</w:t>
            </w:r>
          </w:p>
        </w:tc>
        <w:tc>
          <w:tcPr>
            <w:tcW w:w="2676" w:type="dxa"/>
          </w:tcPr>
          <w:p w:rsidR="002D1D80" w:rsidRPr="0051289B" w:rsidRDefault="002D1D80" w:rsidP="006773F0">
            <w:pPr>
              <w:contextualSpacing/>
              <w:rPr>
                <w:rFonts w:ascii="Times New Roman" w:hAnsi="Times New Roman" w:cs="Times New Roman"/>
                <w:sz w:val="24"/>
                <w:szCs w:val="24"/>
              </w:rPr>
            </w:pPr>
            <w:r>
              <w:rPr>
                <w:rFonts w:ascii="Times New Roman" w:hAnsi="Times New Roman" w:cs="Times New Roman"/>
                <w:sz w:val="24"/>
                <w:szCs w:val="24"/>
              </w:rPr>
              <w:t>Alex Limbert Yalusqui Godoy</w:t>
            </w:r>
          </w:p>
        </w:tc>
      </w:tr>
      <w:tr w:rsidR="002D1D80" w:rsidRPr="0051289B" w:rsidTr="006773F0">
        <w:trPr>
          <w:trHeight w:val="592"/>
        </w:trPr>
        <w:tc>
          <w:tcPr>
            <w:tcW w:w="2253" w:type="dxa"/>
            <w:shd w:val="clear" w:color="auto" w:fill="DBE5F1"/>
          </w:tcPr>
          <w:p w:rsidR="002D1D80" w:rsidRPr="0051289B" w:rsidRDefault="002D1D80" w:rsidP="006773F0">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Fecha de creación:</w:t>
            </w:r>
          </w:p>
        </w:tc>
        <w:tc>
          <w:tcPr>
            <w:tcW w:w="2181" w:type="dxa"/>
          </w:tcPr>
          <w:p w:rsidR="002D1D80" w:rsidRPr="0051289B" w:rsidRDefault="002D1D80" w:rsidP="006773F0">
            <w:pPr>
              <w:contextualSpacing/>
              <w:rPr>
                <w:rFonts w:ascii="Times New Roman" w:hAnsi="Times New Roman" w:cs="Times New Roman"/>
                <w:sz w:val="24"/>
                <w:szCs w:val="24"/>
              </w:rPr>
            </w:pPr>
            <w:r>
              <w:rPr>
                <w:rFonts w:ascii="Times New Roman" w:hAnsi="Times New Roman" w:cs="Times New Roman"/>
                <w:sz w:val="24"/>
                <w:szCs w:val="24"/>
              </w:rPr>
              <w:t>31-agosto-2015</w:t>
            </w:r>
          </w:p>
        </w:tc>
        <w:tc>
          <w:tcPr>
            <w:tcW w:w="2181" w:type="dxa"/>
            <w:shd w:val="clear" w:color="auto" w:fill="DBE5F1"/>
          </w:tcPr>
          <w:p w:rsidR="002D1D80" w:rsidRPr="0051289B" w:rsidRDefault="002D1D80" w:rsidP="006773F0">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Fecha de última modificación:</w:t>
            </w:r>
          </w:p>
        </w:tc>
        <w:tc>
          <w:tcPr>
            <w:tcW w:w="2676" w:type="dxa"/>
          </w:tcPr>
          <w:p w:rsidR="002D1D80" w:rsidRPr="0051289B" w:rsidRDefault="002D1D80" w:rsidP="006773F0">
            <w:pPr>
              <w:contextualSpacing/>
              <w:rPr>
                <w:rFonts w:ascii="Times New Roman" w:hAnsi="Times New Roman" w:cs="Times New Roman"/>
                <w:sz w:val="24"/>
                <w:szCs w:val="24"/>
              </w:rPr>
            </w:pPr>
            <w:r>
              <w:rPr>
                <w:rFonts w:ascii="Times New Roman" w:hAnsi="Times New Roman" w:cs="Times New Roman"/>
                <w:sz w:val="24"/>
                <w:szCs w:val="24"/>
              </w:rPr>
              <w:t>31-agosto- 2015</w:t>
            </w:r>
          </w:p>
        </w:tc>
      </w:tr>
      <w:tr w:rsidR="002D1D80" w:rsidRPr="0051289B" w:rsidTr="006773F0">
        <w:trPr>
          <w:trHeight w:val="281"/>
        </w:trPr>
        <w:tc>
          <w:tcPr>
            <w:tcW w:w="2253" w:type="dxa"/>
            <w:shd w:val="clear" w:color="auto" w:fill="DBE5F1"/>
          </w:tcPr>
          <w:p w:rsidR="002D1D80" w:rsidRPr="0051289B" w:rsidRDefault="002D1D80" w:rsidP="006773F0">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Primarios:</w:t>
            </w:r>
          </w:p>
        </w:tc>
        <w:tc>
          <w:tcPr>
            <w:tcW w:w="7038" w:type="dxa"/>
            <w:gridSpan w:val="3"/>
          </w:tcPr>
          <w:p w:rsidR="002D1D80" w:rsidRPr="0051289B" w:rsidRDefault="002D1D80" w:rsidP="006773F0">
            <w:pPr>
              <w:contextualSpacing/>
              <w:rPr>
                <w:rFonts w:ascii="Times New Roman" w:hAnsi="Times New Roman" w:cs="Times New Roman"/>
                <w:sz w:val="24"/>
                <w:szCs w:val="24"/>
              </w:rPr>
            </w:pPr>
            <w:r>
              <w:rPr>
                <w:rFonts w:ascii="Times New Roman" w:hAnsi="Times New Roman" w:cs="Times New Roman"/>
                <w:sz w:val="24"/>
                <w:szCs w:val="24"/>
              </w:rPr>
              <w:t>Administrador</w:t>
            </w:r>
          </w:p>
        </w:tc>
      </w:tr>
      <w:tr w:rsidR="002D1D80" w:rsidRPr="0051289B" w:rsidTr="006773F0">
        <w:trPr>
          <w:trHeight w:val="592"/>
        </w:trPr>
        <w:tc>
          <w:tcPr>
            <w:tcW w:w="2253" w:type="dxa"/>
            <w:shd w:val="clear" w:color="auto" w:fill="DBE5F1"/>
          </w:tcPr>
          <w:p w:rsidR="002D1D80" w:rsidRPr="0051289B" w:rsidRDefault="002D1D80" w:rsidP="006773F0">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secundarios:</w:t>
            </w:r>
          </w:p>
        </w:tc>
        <w:tc>
          <w:tcPr>
            <w:tcW w:w="7038" w:type="dxa"/>
            <w:gridSpan w:val="3"/>
          </w:tcPr>
          <w:p w:rsidR="002D1D80" w:rsidRPr="0051289B" w:rsidRDefault="002D1D80" w:rsidP="006773F0">
            <w:pPr>
              <w:contextualSpacing/>
              <w:rPr>
                <w:rFonts w:ascii="Times New Roman" w:hAnsi="Times New Roman" w:cs="Times New Roman"/>
                <w:sz w:val="24"/>
                <w:szCs w:val="24"/>
              </w:rPr>
            </w:pPr>
          </w:p>
        </w:tc>
      </w:tr>
      <w:tr w:rsidR="002D1D80" w:rsidRPr="0051289B" w:rsidTr="006773F0">
        <w:trPr>
          <w:trHeight w:val="1170"/>
        </w:trPr>
        <w:tc>
          <w:tcPr>
            <w:tcW w:w="2253" w:type="dxa"/>
            <w:shd w:val="clear" w:color="auto" w:fill="DBE5F1"/>
          </w:tcPr>
          <w:p w:rsidR="002D1D80" w:rsidRPr="0051289B" w:rsidRDefault="002D1D80" w:rsidP="006773F0">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Descripción:</w:t>
            </w:r>
          </w:p>
        </w:tc>
        <w:tc>
          <w:tcPr>
            <w:tcW w:w="7038" w:type="dxa"/>
            <w:gridSpan w:val="3"/>
          </w:tcPr>
          <w:p w:rsidR="002D1D80" w:rsidRDefault="002D1D80" w:rsidP="006773F0">
            <w:pPr>
              <w:contextualSpacing/>
              <w:rPr>
                <w:rFonts w:ascii="Times New Roman" w:hAnsi="Times New Roman" w:cs="Times New Roman"/>
                <w:sz w:val="24"/>
                <w:szCs w:val="24"/>
              </w:rPr>
            </w:pPr>
            <w:r>
              <w:rPr>
                <w:rFonts w:ascii="Times New Roman" w:hAnsi="Times New Roman" w:cs="Times New Roman"/>
                <w:sz w:val="24"/>
                <w:szCs w:val="24"/>
              </w:rPr>
              <w:t xml:space="preserve">Permite crear una </w:t>
            </w:r>
            <w:r w:rsidR="006E7CCE">
              <w:rPr>
                <w:rFonts w:ascii="Times New Roman" w:hAnsi="Times New Roman" w:cs="Times New Roman"/>
                <w:sz w:val="24"/>
                <w:szCs w:val="24"/>
              </w:rPr>
              <w:t>un periodo de tiempo (gestión)</w:t>
            </w:r>
            <w:r>
              <w:rPr>
                <w:rFonts w:ascii="Times New Roman" w:hAnsi="Times New Roman" w:cs="Times New Roman"/>
                <w:sz w:val="24"/>
                <w:szCs w:val="24"/>
              </w:rPr>
              <w:t xml:space="preserve"> donde ingresamos </w:t>
            </w:r>
            <w:r w:rsidR="006E7CCE">
              <w:rPr>
                <w:rFonts w:ascii="Times New Roman" w:hAnsi="Times New Roman" w:cs="Times New Roman"/>
                <w:sz w:val="24"/>
                <w:szCs w:val="24"/>
              </w:rPr>
              <w:t>los datos correspondientes</w:t>
            </w:r>
            <w:r>
              <w:rPr>
                <w:rFonts w:ascii="Times New Roman" w:hAnsi="Times New Roman" w:cs="Times New Roman"/>
                <w:sz w:val="24"/>
                <w:szCs w:val="24"/>
              </w:rPr>
              <w:t xml:space="preserve"> a </w:t>
            </w:r>
            <w:r w:rsidR="006E7CCE">
              <w:rPr>
                <w:rFonts w:ascii="Times New Roman" w:hAnsi="Times New Roman" w:cs="Times New Roman"/>
                <w:sz w:val="24"/>
                <w:szCs w:val="24"/>
              </w:rPr>
              <w:t>código de gestión</w:t>
            </w:r>
            <w:r>
              <w:rPr>
                <w:rFonts w:ascii="Times New Roman" w:hAnsi="Times New Roman" w:cs="Times New Roman"/>
                <w:sz w:val="24"/>
                <w:szCs w:val="24"/>
              </w:rPr>
              <w:t xml:space="preserve">, </w:t>
            </w:r>
            <w:r w:rsidR="006E7CCE">
              <w:rPr>
                <w:rFonts w:ascii="Times New Roman" w:hAnsi="Times New Roman" w:cs="Times New Roman"/>
                <w:sz w:val="24"/>
                <w:szCs w:val="24"/>
              </w:rPr>
              <w:t>fecha inicial</w:t>
            </w:r>
            <w:r>
              <w:rPr>
                <w:rFonts w:ascii="Times New Roman" w:hAnsi="Times New Roman" w:cs="Times New Roman"/>
                <w:sz w:val="24"/>
                <w:szCs w:val="24"/>
              </w:rPr>
              <w:t xml:space="preserve">, </w:t>
            </w:r>
            <w:r w:rsidR="006E7CCE">
              <w:rPr>
                <w:rFonts w:ascii="Times New Roman" w:hAnsi="Times New Roman" w:cs="Times New Roman"/>
                <w:sz w:val="24"/>
                <w:szCs w:val="24"/>
              </w:rPr>
              <w:t>fecha final y el estado de la gestión</w:t>
            </w:r>
            <w:r>
              <w:rPr>
                <w:rFonts w:ascii="Times New Roman" w:hAnsi="Times New Roman" w:cs="Times New Roman"/>
                <w:sz w:val="24"/>
                <w:szCs w:val="24"/>
              </w:rPr>
              <w:t>.</w:t>
            </w:r>
          </w:p>
          <w:p w:rsidR="002D1D80" w:rsidRPr="0051289B" w:rsidRDefault="002D1D80" w:rsidP="006773F0">
            <w:pPr>
              <w:contextualSpacing/>
              <w:rPr>
                <w:rFonts w:ascii="Times New Roman" w:hAnsi="Times New Roman" w:cs="Times New Roman"/>
                <w:sz w:val="24"/>
                <w:szCs w:val="24"/>
              </w:rPr>
            </w:pPr>
            <w:r>
              <w:rPr>
                <w:rFonts w:ascii="Times New Roman" w:hAnsi="Times New Roman" w:cs="Times New Roman"/>
                <w:sz w:val="24"/>
                <w:szCs w:val="24"/>
              </w:rPr>
              <w:t>Además podemos modificar, eliminar, buscar un registro ya creado anteriormente.</w:t>
            </w:r>
          </w:p>
        </w:tc>
      </w:tr>
      <w:tr w:rsidR="002D1D80" w:rsidRPr="0051289B" w:rsidTr="006773F0">
        <w:trPr>
          <w:trHeight w:val="1081"/>
        </w:trPr>
        <w:tc>
          <w:tcPr>
            <w:tcW w:w="2253" w:type="dxa"/>
            <w:shd w:val="clear" w:color="auto" w:fill="DBE5F1"/>
          </w:tcPr>
          <w:p w:rsidR="002D1D80" w:rsidRPr="0051289B" w:rsidRDefault="002D1D80" w:rsidP="006773F0">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Precondiciones:</w:t>
            </w:r>
          </w:p>
        </w:tc>
        <w:tc>
          <w:tcPr>
            <w:tcW w:w="7038" w:type="dxa"/>
            <w:gridSpan w:val="3"/>
          </w:tcPr>
          <w:p w:rsidR="002D1D80" w:rsidRPr="0051289B" w:rsidRDefault="002D1D80"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El </w:t>
            </w:r>
            <w:r w:rsidR="006E7CCE">
              <w:rPr>
                <w:rFonts w:ascii="Times New Roman" w:hAnsi="Times New Roman" w:cs="Times New Roman"/>
                <w:sz w:val="24"/>
                <w:szCs w:val="24"/>
              </w:rPr>
              <w:t>administrador</w:t>
            </w:r>
            <w:r>
              <w:rPr>
                <w:rFonts w:ascii="Times New Roman" w:hAnsi="Times New Roman" w:cs="Times New Roman"/>
                <w:sz w:val="24"/>
                <w:szCs w:val="24"/>
              </w:rPr>
              <w:t xml:space="preserve"> debe de estar conectado al sistema</w:t>
            </w:r>
            <w:r w:rsidRPr="0051289B">
              <w:rPr>
                <w:rFonts w:ascii="Times New Roman" w:hAnsi="Times New Roman" w:cs="Times New Roman"/>
                <w:sz w:val="24"/>
                <w:szCs w:val="24"/>
              </w:rPr>
              <w:t>.</w:t>
            </w:r>
          </w:p>
          <w:p w:rsidR="002D1D80" w:rsidRPr="0051289B" w:rsidRDefault="002D1D80"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sistema carga los polígonos y tipo de trabajo antes de visualizar la interfaz.</w:t>
            </w:r>
          </w:p>
        </w:tc>
      </w:tr>
      <w:tr w:rsidR="002D1D80" w:rsidRPr="0051289B" w:rsidTr="006773F0">
        <w:trPr>
          <w:trHeight w:val="548"/>
        </w:trPr>
        <w:tc>
          <w:tcPr>
            <w:tcW w:w="2253" w:type="dxa"/>
            <w:shd w:val="clear" w:color="auto" w:fill="DBE5F1"/>
          </w:tcPr>
          <w:p w:rsidR="002D1D80" w:rsidRPr="0051289B" w:rsidRDefault="002D1D80" w:rsidP="006773F0">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Postcondiciones:</w:t>
            </w:r>
          </w:p>
        </w:tc>
        <w:tc>
          <w:tcPr>
            <w:tcW w:w="7038" w:type="dxa"/>
            <w:gridSpan w:val="3"/>
          </w:tcPr>
          <w:p w:rsidR="002D1D80" w:rsidRPr="0051289B" w:rsidRDefault="002D1D80" w:rsidP="00666F46">
            <w:pPr>
              <w:pStyle w:val="Prrafodelista"/>
              <w:numPr>
                <w:ilvl w:val="0"/>
                <w:numId w:val="1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Los cambios realizados </w:t>
            </w:r>
            <w:r>
              <w:rPr>
                <w:rFonts w:ascii="Times New Roman" w:hAnsi="Times New Roman" w:cs="Times New Roman"/>
                <w:sz w:val="24"/>
                <w:szCs w:val="24"/>
              </w:rPr>
              <w:t>en el equipo actualizaran los datos de control en el sistema de producción.</w:t>
            </w:r>
          </w:p>
        </w:tc>
      </w:tr>
      <w:tr w:rsidR="002D1D80" w:rsidRPr="0051289B" w:rsidTr="006773F0">
        <w:trPr>
          <w:trHeight w:val="548"/>
        </w:trPr>
        <w:tc>
          <w:tcPr>
            <w:tcW w:w="2253" w:type="dxa"/>
            <w:shd w:val="clear" w:color="auto" w:fill="DBE5F1"/>
          </w:tcPr>
          <w:p w:rsidR="002D1D80" w:rsidRPr="0051289B" w:rsidRDefault="002D1D80" w:rsidP="006773F0">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Flujo Principal:</w:t>
            </w:r>
          </w:p>
        </w:tc>
        <w:tc>
          <w:tcPr>
            <w:tcW w:w="7038" w:type="dxa"/>
            <w:gridSpan w:val="3"/>
          </w:tcPr>
          <w:p w:rsidR="002D1D80" w:rsidRPr="0051289B" w:rsidRDefault="002D1D80" w:rsidP="00666F46">
            <w:pPr>
              <w:pStyle w:val="Prrafodelista"/>
              <w:numPr>
                <w:ilvl w:val="0"/>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caso de uso inicia cuando el </w:t>
            </w:r>
            <w:r w:rsidR="006E7CCE">
              <w:rPr>
                <w:rFonts w:ascii="Times New Roman" w:hAnsi="Times New Roman" w:cs="Times New Roman"/>
                <w:sz w:val="24"/>
                <w:szCs w:val="24"/>
              </w:rPr>
              <w:t>administrador</w:t>
            </w:r>
            <w:r w:rsidRPr="0051289B">
              <w:rPr>
                <w:rFonts w:ascii="Times New Roman" w:hAnsi="Times New Roman" w:cs="Times New Roman"/>
                <w:sz w:val="24"/>
                <w:szCs w:val="24"/>
              </w:rPr>
              <w:t xml:space="preserve"> </w:t>
            </w:r>
            <w:r>
              <w:rPr>
                <w:rFonts w:ascii="Times New Roman" w:hAnsi="Times New Roman" w:cs="Times New Roman"/>
                <w:sz w:val="24"/>
                <w:szCs w:val="24"/>
              </w:rPr>
              <w:t>elige en el menú de la interfaz de usuario “</w:t>
            </w:r>
            <w:r w:rsidR="006E7CCE">
              <w:rPr>
                <w:rFonts w:ascii="Times New Roman" w:hAnsi="Times New Roman" w:cs="Times New Roman"/>
                <w:sz w:val="24"/>
                <w:szCs w:val="24"/>
              </w:rPr>
              <w:t>Administrar gestiones</w:t>
            </w:r>
            <w:r>
              <w:rPr>
                <w:rFonts w:ascii="Times New Roman" w:hAnsi="Times New Roman" w:cs="Times New Roman"/>
                <w:sz w:val="24"/>
                <w:szCs w:val="24"/>
              </w:rPr>
              <w:t>”.</w:t>
            </w:r>
          </w:p>
          <w:p w:rsidR="002D1D80" w:rsidRPr="0051289B" w:rsidRDefault="002D1D80" w:rsidP="00666F46">
            <w:pPr>
              <w:pStyle w:val="Prrafodelista"/>
              <w:numPr>
                <w:ilvl w:val="0"/>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w:t>
            </w:r>
            <w:r>
              <w:rPr>
                <w:rFonts w:ascii="Times New Roman" w:hAnsi="Times New Roman" w:cs="Times New Roman"/>
                <w:sz w:val="24"/>
                <w:szCs w:val="24"/>
              </w:rPr>
              <w:t>mostrará</w:t>
            </w:r>
            <w:r w:rsidRPr="0051289B">
              <w:rPr>
                <w:rFonts w:ascii="Times New Roman" w:hAnsi="Times New Roman" w:cs="Times New Roman"/>
                <w:sz w:val="24"/>
                <w:szCs w:val="24"/>
              </w:rPr>
              <w:t xml:space="preserve"> la interfaz </w:t>
            </w:r>
            <w:r>
              <w:rPr>
                <w:rFonts w:ascii="Times New Roman" w:hAnsi="Times New Roman" w:cs="Times New Roman"/>
                <w:sz w:val="24"/>
                <w:szCs w:val="24"/>
              </w:rPr>
              <w:t>(fig</w:t>
            </w:r>
            <w:r w:rsidR="006E7CCE">
              <w:rPr>
                <w:rFonts w:ascii="Times New Roman" w:hAnsi="Times New Roman" w:cs="Times New Roman"/>
                <w:sz w:val="24"/>
                <w:szCs w:val="24"/>
              </w:rPr>
              <w:t>. 3.3.9</w:t>
            </w:r>
            <w:r>
              <w:rPr>
                <w:rFonts w:ascii="Times New Roman" w:hAnsi="Times New Roman" w:cs="Times New Roman"/>
                <w:sz w:val="24"/>
                <w:szCs w:val="24"/>
              </w:rPr>
              <w:t>.1) que consta de una</w:t>
            </w:r>
            <w:r w:rsidR="006E7CCE">
              <w:rPr>
                <w:rFonts w:ascii="Times New Roman" w:hAnsi="Times New Roman" w:cs="Times New Roman"/>
                <w:sz w:val="24"/>
                <w:szCs w:val="24"/>
              </w:rPr>
              <w:t xml:space="preserve"> lista paginada de la</w:t>
            </w:r>
            <w:r w:rsidRPr="0051289B">
              <w:rPr>
                <w:rFonts w:ascii="Times New Roman" w:hAnsi="Times New Roman" w:cs="Times New Roman"/>
                <w:sz w:val="24"/>
                <w:szCs w:val="24"/>
              </w:rPr>
              <w:t xml:space="preserve">s </w:t>
            </w:r>
            <w:r w:rsidR="006E7CCE">
              <w:rPr>
                <w:rFonts w:ascii="Times New Roman" w:hAnsi="Times New Roman" w:cs="Times New Roman"/>
                <w:sz w:val="24"/>
                <w:szCs w:val="24"/>
              </w:rPr>
              <w:t>gestiones</w:t>
            </w:r>
            <w:r>
              <w:rPr>
                <w:rFonts w:ascii="Times New Roman" w:hAnsi="Times New Roman" w:cs="Times New Roman"/>
                <w:sz w:val="24"/>
                <w:szCs w:val="24"/>
              </w:rPr>
              <w:t xml:space="preserve"> disponibles, mostrando</w:t>
            </w:r>
            <w:r w:rsidRPr="0051289B">
              <w:rPr>
                <w:rFonts w:ascii="Times New Roman" w:hAnsi="Times New Roman" w:cs="Times New Roman"/>
                <w:sz w:val="24"/>
                <w:szCs w:val="24"/>
              </w:rPr>
              <w:t xml:space="preserve"> los campos</w:t>
            </w:r>
            <w:r w:rsidR="002A6BFE" w:rsidRPr="0051289B">
              <w:rPr>
                <w:rFonts w:ascii="Times New Roman" w:hAnsi="Times New Roman" w:cs="Times New Roman"/>
                <w:sz w:val="24"/>
                <w:szCs w:val="24"/>
              </w:rPr>
              <w:t xml:space="preserve">: </w:t>
            </w:r>
            <w:r w:rsidR="002A6BFE">
              <w:rPr>
                <w:rFonts w:ascii="Times New Roman" w:hAnsi="Times New Roman" w:cs="Times New Roman"/>
                <w:sz w:val="24"/>
                <w:szCs w:val="24"/>
              </w:rPr>
              <w:t>código</w:t>
            </w:r>
            <w:r>
              <w:rPr>
                <w:rFonts w:ascii="Times New Roman" w:hAnsi="Times New Roman" w:cs="Times New Roman"/>
                <w:sz w:val="24"/>
                <w:szCs w:val="24"/>
              </w:rPr>
              <w:t xml:space="preserve"> </w:t>
            </w:r>
            <w:r w:rsidR="006E7CCE">
              <w:rPr>
                <w:rFonts w:ascii="Times New Roman" w:hAnsi="Times New Roman" w:cs="Times New Roman"/>
                <w:sz w:val="24"/>
                <w:szCs w:val="24"/>
              </w:rPr>
              <w:t>de gestión, fecha inicial, fecha final</w:t>
            </w:r>
            <w:r w:rsidR="002A6BFE">
              <w:rPr>
                <w:rFonts w:ascii="Times New Roman" w:hAnsi="Times New Roman" w:cs="Times New Roman"/>
                <w:sz w:val="24"/>
                <w:szCs w:val="24"/>
              </w:rPr>
              <w:t xml:space="preserve"> y estado de gestión. </w:t>
            </w:r>
            <w:r w:rsidRPr="0051289B">
              <w:rPr>
                <w:rFonts w:ascii="Times New Roman" w:hAnsi="Times New Roman" w:cs="Times New Roman"/>
                <w:sz w:val="24"/>
                <w:szCs w:val="24"/>
              </w:rPr>
              <w:t>con la</w:t>
            </w:r>
            <w:r>
              <w:rPr>
                <w:rFonts w:ascii="Times New Roman" w:hAnsi="Times New Roman" w:cs="Times New Roman"/>
                <w:sz w:val="24"/>
                <w:szCs w:val="24"/>
              </w:rPr>
              <w:t>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w:t>
            </w:r>
            <w:r>
              <w:rPr>
                <w:rFonts w:ascii="Times New Roman" w:hAnsi="Times New Roman" w:cs="Times New Roman"/>
                <w:sz w:val="24"/>
                <w:szCs w:val="24"/>
              </w:rPr>
              <w:t xml:space="preserve">modificar, eliminar por cada </w:t>
            </w:r>
            <w:r w:rsidR="002A6BFE">
              <w:rPr>
                <w:rFonts w:ascii="Times New Roman" w:hAnsi="Times New Roman" w:cs="Times New Roman"/>
                <w:sz w:val="24"/>
                <w:szCs w:val="24"/>
              </w:rPr>
              <w:t>gestión</w:t>
            </w:r>
            <w:r>
              <w:rPr>
                <w:rFonts w:ascii="Times New Roman" w:hAnsi="Times New Roman" w:cs="Times New Roman"/>
                <w:sz w:val="24"/>
                <w:szCs w:val="24"/>
              </w:rPr>
              <w:t xml:space="preserve"> en la lista desplegada</w:t>
            </w:r>
            <w:r w:rsidRPr="0051289B">
              <w:rPr>
                <w:rFonts w:ascii="Times New Roman" w:hAnsi="Times New Roman" w:cs="Times New Roman"/>
                <w:sz w:val="24"/>
                <w:szCs w:val="24"/>
              </w:rPr>
              <w:t xml:space="preserve">. Además despliega las opciones </w:t>
            </w:r>
            <w:r>
              <w:rPr>
                <w:rFonts w:ascii="Times New Roman" w:hAnsi="Times New Roman" w:cs="Times New Roman"/>
                <w:sz w:val="24"/>
                <w:szCs w:val="24"/>
              </w:rPr>
              <w:t>de búsqueda avanzada y nuevo equipo.</w:t>
            </w:r>
          </w:p>
          <w:p w:rsidR="002D1D80" w:rsidRPr="0051289B" w:rsidRDefault="002D1D80" w:rsidP="00666F46">
            <w:pPr>
              <w:pStyle w:val="Prrafodelista"/>
              <w:numPr>
                <w:ilvl w:val="0"/>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2A6BFE">
              <w:rPr>
                <w:rFonts w:ascii="Times New Roman" w:hAnsi="Times New Roman" w:cs="Times New Roman"/>
                <w:sz w:val="24"/>
                <w:szCs w:val="24"/>
              </w:rPr>
              <w:t>administrador</w:t>
            </w:r>
            <w:r w:rsidRPr="0051289B">
              <w:rPr>
                <w:rFonts w:ascii="Times New Roman" w:hAnsi="Times New Roman" w:cs="Times New Roman"/>
                <w:sz w:val="24"/>
                <w:szCs w:val="24"/>
              </w:rPr>
              <w:t xml:space="preserve"> elige un</w:t>
            </w:r>
            <w:r>
              <w:rPr>
                <w:rFonts w:ascii="Times New Roman" w:hAnsi="Times New Roman" w:cs="Times New Roman"/>
                <w:sz w:val="24"/>
                <w:szCs w:val="24"/>
              </w:rPr>
              <w:t>a</w:t>
            </w:r>
            <w:r w:rsidRPr="0051289B">
              <w:rPr>
                <w:rFonts w:ascii="Times New Roman" w:hAnsi="Times New Roman" w:cs="Times New Roman"/>
                <w:sz w:val="24"/>
                <w:szCs w:val="24"/>
              </w:rPr>
              <w:t xml:space="preserve"> </w:t>
            </w:r>
            <w:r>
              <w:rPr>
                <w:rFonts w:ascii="Times New Roman" w:hAnsi="Times New Roman" w:cs="Times New Roman"/>
                <w:sz w:val="24"/>
                <w:szCs w:val="24"/>
              </w:rPr>
              <w:t>de las opciones</w:t>
            </w:r>
            <w:r w:rsidR="002A6BFE">
              <w:rPr>
                <w:rFonts w:ascii="Times New Roman" w:hAnsi="Times New Roman" w:cs="Times New Roman"/>
                <w:sz w:val="24"/>
                <w:szCs w:val="24"/>
              </w:rPr>
              <w:t xml:space="preserve"> de la gestión</w:t>
            </w:r>
            <w:r>
              <w:rPr>
                <w:rFonts w:ascii="Times New Roman" w:hAnsi="Times New Roman" w:cs="Times New Roman"/>
                <w:sz w:val="24"/>
                <w:szCs w:val="24"/>
              </w:rPr>
              <w:t>:</w:t>
            </w:r>
          </w:p>
          <w:p w:rsidR="002D1D80" w:rsidRPr="0051289B" w:rsidRDefault="002D1D80" w:rsidP="00666F46">
            <w:pPr>
              <w:pStyle w:val="Prrafodelista"/>
              <w:numPr>
                <w:ilvl w:val="1"/>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2A6BFE">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 xml:space="preserve">modificar </w:t>
            </w:r>
            <w:r w:rsidR="002A6BFE">
              <w:rPr>
                <w:rFonts w:ascii="Times New Roman" w:hAnsi="Times New Roman" w:cs="Times New Roman"/>
                <w:sz w:val="24"/>
                <w:szCs w:val="24"/>
              </w:rPr>
              <w:t>una gestión</w:t>
            </w:r>
          </w:p>
          <w:p w:rsidR="002D1D80" w:rsidRDefault="002D1D80" w:rsidP="00666F46">
            <w:pPr>
              <w:pStyle w:val="Prrafodelista"/>
              <w:numPr>
                <w:ilvl w:val="2"/>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 la </w:t>
            </w:r>
            <w:r>
              <w:rPr>
                <w:rFonts w:ascii="Times New Roman" w:hAnsi="Times New Roman" w:cs="Times New Roman"/>
                <w:sz w:val="24"/>
                <w:szCs w:val="24"/>
              </w:rPr>
              <w:t>interfaz (fig.</w:t>
            </w:r>
            <w:r w:rsidR="002A6BFE">
              <w:rPr>
                <w:rFonts w:ascii="Times New Roman" w:hAnsi="Times New Roman" w:cs="Times New Roman"/>
                <w:sz w:val="24"/>
                <w:szCs w:val="24"/>
              </w:rPr>
              <w:t xml:space="preserve"> 3.3.9</w:t>
            </w:r>
            <w:r>
              <w:rPr>
                <w:rFonts w:ascii="Times New Roman" w:hAnsi="Times New Roman" w:cs="Times New Roman"/>
                <w:sz w:val="24"/>
                <w:szCs w:val="24"/>
              </w:rPr>
              <w:t>.2) de edición de datos de</w:t>
            </w:r>
            <w:r w:rsidR="002A6BFE">
              <w:rPr>
                <w:rFonts w:ascii="Times New Roman" w:hAnsi="Times New Roman" w:cs="Times New Roman"/>
                <w:sz w:val="24"/>
                <w:szCs w:val="24"/>
              </w:rPr>
              <w:t xml:space="preserve"> </w:t>
            </w:r>
            <w:r>
              <w:rPr>
                <w:rFonts w:ascii="Times New Roman" w:hAnsi="Times New Roman" w:cs="Times New Roman"/>
                <w:sz w:val="24"/>
                <w:szCs w:val="24"/>
              </w:rPr>
              <w:t>l</w:t>
            </w:r>
            <w:r w:rsidR="002A6BFE">
              <w:rPr>
                <w:rFonts w:ascii="Times New Roman" w:hAnsi="Times New Roman" w:cs="Times New Roman"/>
                <w:sz w:val="24"/>
                <w:szCs w:val="24"/>
              </w:rPr>
              <w:t>a</w:t>
            </w:r>
            <w:r>
              <w:rPr>
                <w:rFonts w:ascii="Times New Roman" w:hAnsi="Times New Roman" w:cs="Times New Roman"/>
                <w:sz w:val="24"/>
                <w:szCs w:val="24"/>
              </w:rPr>
              <w:t xml:space="preserve"> </w:t>
            </w:r>
            <w:r w:rsidR="002A6BFE">
              <w:rPr>
                <w:rFonts w:ascii="Times New Roman" w:hAnsi="Times New Roman" w:cs="Times New Roman"/>
                <w:sz w:val="24"/>
                <w:szCs w:val="24"/>
              </w:rPr>
              <w:t>gestión</w:t>
            </w:r>
            <w:r>
              <w:rPr>
                <w:rFonts w:ascii="Times New Roman" w:hAnsi="Times New Roman" w:cs="Times New Roman"/>
                <w:sz w:val="24"/>
                <w:szCs w:val="24"/>
              </w:rPr>
              <w:t xml:space="preserve"> mostrando</w:t>
            </w:r>
            <w:r w:rsidRPr="0051289B">
              <w:rPr>
                <w:rFonts w:ascii="Times New Roman" w:hAnsi="Times New Roman" w:cs="Times New Roman"/>
                <w:sz w:val="24"/>
                <w:szCs w:val="24"/>
              </w:rPr>
              <w:t xml:space="preserve"> los campos: </w:t>
            </w:r>
            <w:r w:rsidR="002A6BFE">
              <w:rPr>
                <w:rFonts w:ascii="Times New Roman" w:hAnsi="Times New Roman" w:cs="Times New Roman"/>
                <w:sz w:val="24"/>
                <w:szCs w:val="24"/>
              </w:rPr>
              <w:t xml:space="preserve">código de gestión, fecha inicial, fecha final y estado de </w:t>
            </w:r>
            <w:r w:rsidR="009C66A3">
              <w:rPr>
                <w:rFonts w:ascii="Times New Roman" w:hAnsi="Times New Roman" w:cs="Times New Roman"/>
                <w:sz w:val="24"/>
                <w:szCs w:val="24"/>
              </w:rPr>
              <w:t>gestión</w:t>
            </w:r>
          </w:p>
          <w:p w:rsidR="002D1D80" w:rsidRPr="0051289B" w:rsidRDefault="002D1D80" w:rsidP="006773F0">
            <w:pPr>
              <w:pStyle w:val="Prrafodelista"/>
              <w:spacing w:after="0" w:line="240" w:lineRule="auto"/>
              <w:ind w:left="1224"/>
              <w:rPr>
                <w:rFonts w:ascii="Times New Roman" w:hAnsi="Times New Roman" w:cs="Times New Roman"/>
                <w:sz w:val="24"/>
                <w:szCs w:val="24"/>
              </w:rPr>
            </w:pPr>
            <w:r>
              <w:rPr>
                <w:rFonts w:ascii="Times New Roman" w:hAnsi="Times New Roman" w:cs="Times New Roman"/>
                <w:sz w:val="24"/>
                <w:szCs w:val="24"/>
              </w:rPr>
              <w:lastRenderedPageBreak/>
              <w:t>Además las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grabar o retornar.</w:t>
            </w:r>
          </w:p>
          <w:p w:rsidR="002D1D80" w:rsidRPr="0051289B" w:rsidRDefault="002D1D80" w:rsidP="00666F46">
            <w:pPr>
              <w:pStyle w:val="Prrafodelista"/>
              <w:numPr>
                <w:ilvl w:val="2"/>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Pr>
                <w:rFonts w:ascii="Times New Roman" w:hAnsi="Times New Roman" w:cs="Times New Roman"/>
                <w:sz w:val="24"/>
                <w:szCs w:val="24"/>
              </w:rPr>
              <w:t>almacenero</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edita </w:t>
            </w:r>
            <w:r w:rsidRPr="0051289B">
              <w:rPr>
                <w:rFonts w:ascii="Times New Roman" w:hAnsi="Times New Roman" w:cs="Times New Roman"/>
                <w:sz w:val="24"/>
                <w:szCs w:val="24"/>
              </w:rPr>
              <w:t>cualquiera de los campos listados como editables.</w:t>
            </w:r>
          </w:p>
          <w:p w:rsidR="002D1D80" w:rsidRPr="0051289B" w:rsidRDefault="002D1D80" w:rsidP="00666F46">
            <w:pPr>
              <w:pStyle w:val="Prrafodelista"/>
              <w:numPr>
                <w:ilvl w:val="2"/>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Pr>
                <w:rFonts w:ascii="Times New Roman" w:hAnsi="Times New Roman" w:cs="Times New Roman"/>
                <w:sz w:val="24"/>
                <w:szCs w:val="24"/>
              </w:rPr>
              <w:t xml:space="preserve">almacenero elige la opción de </w:t>
            </w:r>
            <w:r w:rsidRPr="0051289B">
              <w:rPr>
                <w:rFonts w:ascii="Times New Roman" w:hAnsi="Times New Roman" w:cs="Times New Roman"/>
                <w:sz w:val="24"/>
                <w:szCs w:val="24"/>
              </w:rPr>
              <w:t>grabar.</w:t>
            </w:r>
          </w:p>
          <w:p w:rsidR="002D1D80" w:rsidRPr="0051289B" w:rsidRDefault="002D1D80" w:rsidP="00666F46">
            <w:pPr>
              <w:pStyle w:val="Prrafodelista"/>
              <w:numPr>
                <w:ilvl w:val="2"/>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verifica la validez de los datos a grabar.</w:t>
            </w:r>
          </w:p>
          <w:p w:rsidR="002D1D80" w:rsidRPr="0051289B" w:rsidRDefault="002D1D80" w:rsidP="00666F46">
            <w:pPr>
              <w:pStyle w:val="Prrafodelista"/>
              <w:numPr>
                <w:ilvl w:val="2"/>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graba en la base de datos los datos modificados e informa al </w:t>
            </w:r>
            <w:r w:rsidR="00B24512">
              <w:rPr>
                <w:rFonts w:ascii="Times New Roman" w:hAnsi="Times New Roman" w:cs="Times New Roman"/>
                <w:sz w:val="24"/>
                <w:szCs w:val="24"/>
              </w:rPr>
              <w:t>administrador</w:t>
            </w:r>
            <w:r w:rsidRPr="0051289B">
              <w:rPr>
                <w:rFonts w:ascii="Times New Roman" w:hAnsi="Times New Roman" w:cs="Times New Roman"/>
                <w:sz w:val="24"/>
                <w:szCs w:val="24"/>
              </w:rPr>
              <w:t xml:space="preserve"> que la operación se realizó exitosamente</w:t>
            </w:r>
            <w:r>
              <w:rPr>
                <w:rFonts w:ascii="Times New Roman" w:hAnsi="Times New Roman" w:cs="Times New Roman"/>
                <w:sz w:val="24"/>
                <w:szCs w:val="24"/>
              </w:rPr>
              <w:t xml:space="preserve"> mediante un mensaje</w:t>
            </w:r>
            <w:r w:rsidRPr="0051289B">
              <w:rPr>
                <w:rFonts w:ascii="Times New Roman" w:hAnsi="Times New Roman" w:cs="Times New Roman"/>
                <w:sz w:val="24"/>
                <w:szCs w:val="24"/>
              </w:rPr>
              <w:t>.</w:t>
            </w:r>
            <w:r>
              <w:rPr>
                <w:rFonts w:ascii="Times New Roman" w:hAnsi="Times New Roman" w:cs="Times New Roman"/>
                <w:sz w:val="24"/>
                <w:szCs w:val="24"/>
              </w:rPr>
              <w:t xml:space="preserve"> Y visualizando en detalle todos los campos actualizados de</w:t>
            </w:r>
            <w:r w:rsidR="00B24512">
              <w:rPr>
                <w:rFonts w:ascii="Times New Roman" w:hAnsi="Times New Roman" w:cs="Times New Roman"/>
                <w:sz w:val="24"/>
                <w:szCs w:val="24"/>
              </w:rPr>
              <w:t xml:space="preserve"> la gestión</w:t>
            </w:r>
            <w:r>
              <w:rPr>
                <w:rFonts w:ascii="Times New Roman" w:hAnsi="Times New Roman" w:cs="Times New Roman"/>
                <w:sz w:val="24"/>
                <w:szCs w:val="24"/>
              </w:rPr>
              <w:t>.</w:t>
            </w:r>
          </w:p>
          <w:p w:rsidR="002D1D80" w:rsidRPr="0051289B" w:rsidRDefault="002D1D80" w:rsidP="00666F46">
            <w:pPr>
              <w:pStyle w:val="Prrafodelista"/>
              <w:numPr>
                <w:ilvl w:val="1"/>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B24512">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eliminar</w:t>
            </w:r>
            <w:r>
              <w:rPr>
                <w:rFonts w:ascii="Times New Roman" w:hAnsi="Times New Roman" w:cs="Times New Roman"/>
                <w:sz w:val="24"/>
                <w:szCs w:val="24"/>
              </w:rPr>
              <w:t xml:space="preserve"> </w:t>
            </w:r>
            <w:r w:rsidR="00B24512">
              <w:rPr>
                <w:rFonts w:ascii="Times New Roman" w:hAnsi="Times New Roman" w:cs="Times New Roman"/>
                <w:sz w:val="24"/>
                <w:szCs w:val="24"/>
              </w:rPr>
              <w:t>gestión</w:t>
            </w:r>
          </w:p>
          <w:p w:rsidR="002D1D80" w:rsidRPr="0051289B" w:rsidRDefault="002D1D80" w:rsidP="00666F46">
            <w:pPr>
              <w:pStyle w:val="Prrafodelista"/>
              <w:numPr>
                <w:ilvl w:val="2"/>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pide confirmación al </w:t>
            </w:r>
            <w:r w:rsidR="00B24512">
              <w:rPr>
                <w:rFonts w:ascii="Times New Roman" w:hAnsi="Times New Roman" w:cs="Times New Roman"/>
                <w:sz w:val="24"/>
                <w:szCs w:val="24"/>
              </w:rPr>
              <w:t>administrador</w:t>
            </w:r>
          </w:p>
          <w:p w:rsidR="002D1D80" w:rsidRPr="0051289B" w:rsidRDefault="002D1D80" w:rsidP="00666F46">
            <w:pPr>
              <w:pStyle w:val="Prrafodelista"/>
              <w:numPr>
                <w:ilvl w:val="2"/>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B24512">
              <w:rPr>
                <w:rFonts w:ascii="Times New Roman" w:hAnsi="Times New Roman" w:cs="Times New Roman"/>
                <w:sz w:val="24"/>
                <w:szCs w:val="24"/>
              </w:rPr>
              <w:t>administrador</w:t>
            </w:r>
            <w:r w:rsidRPr="0051289B">
              <w:rPr>
                <w:rFonts w:ascii="Times New Roman" w:hAnsi="Times New Roman" w:cs="Times New Roman"/>
                <w:sz w:val="24"/>
                <w:szCs w:val="24"/>
              </w:rPr>
              <w:t xml:space="preserve"> confirma la eliminación</w:t>
            </w:r>
          </w:p>
          <w:p w:rsidR="002D1D80" w:rsidRPr="0051289B" w:rsidRDefault="00B24512" w:rsidP="00666F46">
            <w:pPr>
              <w:pStyle w:val="Prrafodelista"/>
              <w:numPr>
                <w:ilvl w:val="3"/>
                <w:numId w:val="53"/>
              </w:numPr>
              <w:spacing w:after="0" w:line="240" w:lineRule="auto"/>
              <w:rPr>
                <w:rFonts w:ascii="Times New Roman" w:hAnsi="Times New Roman" w:cs="Times New Roman"/>
                <w:sz w:val="24"/>
                <w:szCs w:val="24"/>
              </w:rPr>
            </w:pPr>
            <w:r>
              <w:rPr>
                <w:rFonts w:ascii="Times New Roman" w:hAnsi="Times New Roman" w:cs="Times New Roman"/>
                <w:sz w:val="24"/>
                <w:szCs w:val="24"/>
              </w:rPr>
              <w:t>El sistema elimina la gestión</w:t>
            </w:r>
          </w:p>
          <w:p w:rsidR="002D1D80" w:rsidRPr="00B24512" w:rsidRDefault="002D1D80" w:rsidP="00666F46">
            <w:pPr>
              <w:pStyle w:val="Prrafodelista"/>
              <w:numPr>
                <w:ilvl w:val="3"/>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visualiza el mensaje de que la eliminación fue exitosa.</w:t>
            </w:r>
          </w:p>
          <w:p w:rsidR="002D1D80" w:rsidRPr="0051289B" w:rsidRDefault="002D1D80" w:rsidP="00666F46">
            <w:pPr>
              <w:pStyle w:val="Prrafodelista"/>
              <w:numPr>
                <w:ilvl w:val="2"/>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Caso contrario</w:t>
            </w:r>
          </w:p>
          <w:p w:rsidR="002D1D80" w:rsidRPr="0051289B" w:rsidRDefault="002D1D80" w:rsidP="00666F46">
            <w:pPr>
              <w:pStyle w:val="Prrafodelista"/>
              <w:numPr>
                <w:ilvl w:val="3"/>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retorna a la vista </w:t>
            </w:r>
            <w:r w:rsidR="00B24512">
              <w:rPr>
                <w:rFonts w:ascii="Times New Roman" w:hAnsi="Times New Roman" w:cs="Times New Roman"/>
                <w:sz w:val="24"/>
                <w:szCs w:val="24"/>
              </w:rPr>
              <w:t>de listado de gestiones</w:t>
            </w:r>
            <w:r>
              <w:rPr>
                <w:rFonts w:ascii="Times New Roman" w:hAnsi="Times New Roman" w:cs="Times New Roman"/>
                <w:sz w:val="24"/>
                <w:szCs w:val="24"/>
              </w:rPr>
              <w:t xml:space="preserve"> (fig.</w:t>
            </w:r>
            <w:r w:rsidR="00B24512">
              <w:rPr>
                <w:rFonts w:ascii="Times New Roman" w:hAnsi="Times New Roman" w:cs="Times New Roman"/>
                <w:sz w:val="24"/>
                <w:szCs w:val="24"/>
              </w:rPr>
              <w:t xml:space="preserve"> 3.3.9</w:t>
            </w:r>
            <w:r>
              <w:rPr>
                <w:rFonts w:ascii="Times New Roman" w:hAnsi="Times New Roman" w:cs="Times New Roman"/>
                <w:sz w:val="24"/>
                <w:szCs w:val="24"/>
              </w:rPr>
              <w:t>.1)</w:t>
            </w:r>
            <w:r w:rsidRPr="0051289B">
              <w:rPr>
                <w:rFonts w:ascii="Times New Roman" w:hAnsi="Times New Roman" w:cs="Times New Roman"/>
                <w:sz w:val="24"/>
                <w:szCs w:val="24"/>
              </w:rPr>
              <w:t>.</w:t>
            </w:r>
          </w:p>
          <w:p w:rsidR="002D1D80" w:rsidRDefault="002D1D80" w:rsidP="00666F46">
            <w:pPr>
              <w:pStyle w:val="Prrafodelista"/>
              <w:numPr>
                <w:ilvl w:val="1"/>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B24512">
              <w:rPr>
                <w:rFonts w:ascii="Times New Roman" w:hAnsi="Times New Roman" w:cs="Times New Roman"/>
                <w:sz w:val="24"/>
                <w:szCs w:val="24"/>
              </w:rPr>
              <w:t>administrador</w:t>
            </w:r>
            <w:r w:rsidRPr="0051289B">
              <w:rPr>
                <w:rFonts w:ascii="Times New Roman" w:hAnsi="Times New Roman" w:cs="Times New Roman"/>
                <w:sz w:val="24"/>
                <w:szCs w:val="24"/>
              </w:rPr>
              <w:t xml:space="preserve"> elige realizar una búsqueda avanzada</w:t>
            </w:r>
          </w:p>
          <w:p w:rsidR="002D1D80" w:rsidRDefault="002D1D80" w:rsidP="006773F0">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3.3.1. Introduce en el campo de búsqueda su criterio a buscar.</w:t>
            </w:r>
          </w:p>
          <w:p w:rsidR="002D1D80" w:rsidRPr="0051289B" w:rsidRDefault="002D1D80" w:rsidP="006773F0">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 xml:space="preserve">3.3.2. Se desplegará en la lista de </w:t>
            </w:r>
            <w:r w:rsidR="00B24512">
              <w:rPr>
                <w:rFonts w:ascii="Times New Roman" w:hAnsi="Times New Roman" w:cs="Times New Roman"/>
                <w:sz w:val="24"/>
                <w:szCs w:val="24"/>
              </w:rPr>
              <w:t>gestiones</w:t>
            </w:r>
            <w:r>
              <w:rPr>
                <w:rFonts w:ascii="Times New Roman" w:hAnsi="Times New Roman" w:cs="Times New Roman"/>
                <w:sz w:val="24"/>
                <w:szCs w:val="24"/>
              </w:rPr>
              <w:t xml:space="preserve"> solo aquellos que cumplan el criterio de búsqueda.</w:t>
            </w:r>
          </w:p>
          <w:p w:rsidR="002D1D80" w:rsidRPr="00501BF3" w:rsidRDefault="002D1D80" w:rsidP="00666F46">
            <w:pPr>
              <w:pStyle w:val="Prrafodelista"/>
              <w:numPr>
                <w:ilvl w:val="0"/>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B24512">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sidR="00B24512">
              <w:rPr>
                <w:rFonts w:ascii="Times New Roman" w:hAnsi="Times New Roman" w:cs="Times New Roman"/>
                <w:sz w:val="24"/>
                <w:szCs w:val="24"/>
              </w:rPr>
              <w:t>Nueva gestión</w:t>
            </w:r>
          </w:p>
          <w:p w:rsidR="002D1D80" w:rsidRDefault="002D1D80" w:rsidP="00666F46">
            <w:pPr>
              <w:pStyle w:val="Prrafodelista"/>
              <w:numPr>
                <w:ilvl w:val="0"/>
                <w:numId w:val="5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07F3A">
              <w:rPr>
                <w:rFonts w:ascii="Times New Roman" w:hAnsi="Times New Roman" w:cs="Times New Roman"/>
                <w:sz w:val="24"/>
                <w:szCs w:val="24"/>
              </w:rPr>
              <w:t xml:space="preserve">El sistema visualiza la </w:t>
            </w:r>
            <w:r>
              <w:rPr>
                <w:rFonts w:ascii="Times New Roman" w:hAnsi="Times New Roman" w:cs="Times New Roman"/>
                <w:sz w:val="24"/>
                <w:szCs w:val="24"/>
              </w:rPr>
              <w:t>interfaz (fig. 3.3.</w:t>
            </w:r>
            <w:r w:rsidR="00B24512">
              <w:rPr>
                <w:rFonts w:ascii="Times New Roman" w:hAnsi="Times New Roman" w:cs="Times New Roman"/>
                <w:sz w:val="24"/>
                <w:szCs w:val="24"/>
              </w:rPr>
              <w:t>9</w:t>
            </w:r>
            <w:r>
              <w:rPr>
                <w:rFonts w:ascii="Times New Roman" w:hAnsi="Times New Roman" w:cs="Times New Roman"/>
                <w:sz w:val="24"/>
                <w:szCs w:val="24"/>
              </w:rPr>
              <w:t xml:space="preserve">.2) para ingresar los </w:t>
            </w:r>
            <w:r w:rsidRPr="00E07F3A">
              <w:rPr>
                <w:rFonts w:ascii="Times New Roman" w:hAnsi="Times New Roman" w:cs="Times New Roman"/>
                <w:sz w:val="24"/>
                <w:szCs w:val="24"/>
              </w:rPr>
              <w:t>datos de</w:t>
            </w:r>
            <w:r w:rsidR="00B24512">
              <w:rPr>
                <w:rFonts w:ascii="Times New Roman" w:hAnsi="Times New Roman" w:cs="Times New Roman"/>
                <w:sz w:val="24"/>
                <w:szCs w:val="24"/>
              </w:rPr>
              <w:t xml:space="preserve"> la gestión</w:t>
            </w:r>
            <w:r>
              <w:rPr>
                <w:rFonts w:ascii="Times New Roman" w:hAnsi="Times New Roman" w:cs="Times New Roman"/>
                <w:sz w:val="24"/>
                <w:szCs w:val="24"/>
              </w:rPr>
              <w:t xml:space="preserve"> como</w:t>
            </w:r>
            <w:r w:rsidRPr="00E07F3A">
              <w:rPr>
                <w:rFonts w:ascii="Times New Roman" w:hAnsi="Times New Roman" w:cs="Times New Roman"/>
                <w:sz w:val="24"/>
                <w:szCs w:val="24"/>
              </w:rPr>
              <w:t xml:space="preserve"> </w:t>
            </w:r>
            <w:r w:rsidR="00B24512">
              <w:rPr>
                <w:rFonts w:ascii="Times New Roman" w:hAnsi="Times New Roman" w:cs="Times New Roman"/>
                <w:sz w:val="24"/>
                <w:szCs w:val="24"/>
              </w:rPr>
              <w:t>código de gestión</w:t>
            </w:r>
            <w:r>
              <w:rPr>
                <w:rFonts w:ascii="Times New Roman" w:hAnsi="Times New Roman" w:cs="Times New Roman"/>
                <w:sz w:val="24"/>
                <w:szCs w:val="24"/>
              </w:rPr>
              <w:t xml:space="preserve">, </w:t>
            </w:r>
            <w:r w:rsidR="00B24512">
              <w:rPr>
                <w:rFonts w:ascii="Times New Roman" w:hAnsi="Times New Roman" w:cs="Times New Roman"/>
                <w:sz w:val="24"/>
                <w:szCs w:val="24"/>
              </w:rPr>
              <w:t>fecha inicial, fecha final y estado de gestión</w:t>
            </w:r>
            <w:r>
              <w:rPr>
                <w:rFonts w:ascii="Times New Roman" w:hAnsi="Times New Roman" w:cs="Times New Roman"/>
                <w:sz w:val="24"/>
                <w:szCs w:val="24"/>
              </w:rPr>
              <w:t>.</w:t>
            </w:r>
          </w:p>
          <w:p w:rsidR="002D1D80" w:rsidRDefault="002D1D80" w:rsidP="006773F0">
            <w:pPr>
              <w:pStyle w:val="Prrafodelista"/>
              <w:spacing w:after="0" w:line="240" w:lineRule="auto"/>
              <w:rPr>
                <w:rFonts w:ascii="Times New Roman" w:hAnsi="Times New Roman" w:cs="Times New Roman"/>
                <w:sz w:val="24"/>
                <w:szCs w:val="24"/>
              </w:rPr>
            </w:pPr>
            <w:r>
              <w:rPr>
                <w:rFonts w:ascii="Times New Roman" w:hAnsi="Times New Roman" w:cs="Times New Roman"/>
                <w:sz w:val="24"/>
                <w:szCs w:val="24"/>
              </w:rPr>
              <w:t>Además de las opción de grabar y</w:t>
            </w:r>
            <w:r w:rsidRPr="00E07F3A">
              <w:rPr>
                <w:rFonts w:ascii="Times New Roman" w:hAnsi="Times New Roman" w:cs="Times New Roman"/>
                <w:sz w:val="24"/>
                <w:szCs w:val="24"/>
              </w:rPr>
              <w:t xml:space="preserve"> retornar</w:t>
            </w:r>
          </w:p>
          <w:p w:rsidR="002D1D80" w:rsidRDefault="002D1D80" w:rsidP="00666F46">
            <w:pPr>
              <w:pStyle w:val="Prrafodelista"/>
              <w:numPr>
                <w:ilvl w:val="0"/>
                <w:numId w:val="5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w:t>
            </w:r>
            <w:r w:rsidR="00B24512">
              <w:rPr>
                <w:rFonts w:ascii="Times New Roman" w:hAnsi="Times New Roman" w:cs="Times New Roman"/>
                <w:sz w:val="24"/>
                <w:szCs w:val="24"/>
              </w:rPr>
              <w:t>administrador</w:t>
            </w:r>
            <w:r>
              <w:rPr>
                <w:rFonts w:ascii="Times New Roman" w:hAnsi="Times New Roman" w:cs="Times New Roman"/>
                <w:sz w:val="24"/>
                <w:szCs w:val="24"/>
              </w:rPr>
              <w:t xml:space="preserve"> ingresa todos los datos requeridos de</w:t>
            </w:r>
            <w:r w:rsidR="00B24512">
              <w:rPr>
                <w:rFonts w:ascii="Times New Roman" w:hAnsi="Times New Roman" w:cs="Times New Roman"/>
                <w:sz w:val="24"/>
                <w:szCs w:val="24"/>
              </w:rPr>
              <w:t xml:space="preserve"> la gestión.</w:t>
            </w:r>
          </w:p>
          <w:p w:rsidR="002D1D80" w:rsidRDefault="002D1D80" w:rsidP="00666F46">
            <w:pPr>
              <w:pStyle w:val="Prrafodelista"/>
              <w:numPr>
                <w:ilvl w:val="0"/>
                <w:numId w:val="5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Si el </w:t>
            </w:r>
            <w:r w:rsidR="00B24512">
              <w:rPr>
                <w:rFonts w:ascii="Times New Roman" w:hAnsi="Times New Roman" w:cs="Times New Roman"/>
                <w:sz w:val="24"/>
                <w:szCs w:val="24"/>
              </w:rPr>
              <w:t>administrador</w:t>
            </w:r>
            <w:r>
              <w:rPr>
                <w:rFonts w:ascii="Times New Roman" w:hAnsi="Times New Roman" w:cs="Times New Roman"/>
                <w:sz w:val="24"/>
                <w:szCs w:val="24"/>
              </w:rPr>
              <w:t xml:space="preserve"> elige la opción de grabar.</w:t>
            </w:r>
          </w:p>
          <w:p w:rsidR="002D1D80" w:rsidRDefault="002D1D80" w:rsidP="00666F46">
            <w:pPr>
              <w:pStyle w:val="Prrafodelista"/>
              <w:numPr>
                <w:ilvl w:val="0"/>
                <w:numId w:val="5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verifica la validez de los datos a grabar.</w:t>
            </w:r>
          </w:p>
          <w:p w:rsidR="002D1D80" w:rsidRPr="00501BF3" w:rsidRDefault="002D1D80" w:rsidP="00666F46">
            <w:pPr>
              <w:pStyle w:val="Prrafodelista"/>
              <w:numPr>
                <w:ilvl w:val="0"/>
                <w:numId w:val="5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graba en la base de datos los datos ingresados e informa al </w:t>
            </w:r>
            <w:r w:rsidR="00B24512">
              <w:rPr>
                <w:rFonts w:ascii="Times New Roman" w:hAnsi="Times New Roman" w:cs="Times New Roman"/>
                <w:sz w:val="24"/>
                <w:szCs w:val="24"/>
              </w:rPr>
              <w:t>administrador</w:t>
            </w:r>
            <w:r>
              <w:rPr>
                <w:rFonts w:ascii="Times New Roman" w:hAnsi="Times New Roman" w:cs="Times New Roman"/>
                <w:sz w:val="24"/>
                <w:szCs w:val="24"/>
              </w:rPr>
              <w:t xml:space="preserve"> que la operación se realizó exitosamente mediante un mensaje. Y visualizando en det</w:t>
            </w:r>
            <w:r w:rsidR="00B24512">
              <w:rPr>
                <w:rFonts w:ascii="Times New Roman" w:hAnsi="Times New Roman" w:cs="Times New Roman"/>
                <w:sz w:val="24"/>
                <w:szCs w:val="24"/>
              </w:rPr>
              <w:t>alle todos campos ingresados de la gestión</w:t>
            </w:r>
            <w:r>
              <w:rPr>
                <w:rFonts w:ascii="Times New Roman" w:hAnsi="Times New Roman" w:cs="Times New Roman"/>
                <w:sz w:val="24"/>
                <w:szCs w:val="24"/>
              </w:rPr>
              <w:t>.</w:t>
            </w:r>
          </w:p>
        </w:tc>
      </w:tr>
      <w:tr w:rsidR="002D1D80" w:rsidRPr="0051289B" w:rsidTr="006773F0">
        <w:trPr>
          <w:trHeight w:val="1081"/>
        </w:trPr>
        <w:tc>
          <w:tcPr>
            <w:tcW w:w="2253" w:type="dxa"/>
            <w:shd w:val="clear" w:color="auto" w:fill="DBE5F1"/>
          </w:tcPr>
          <w:p w:rsidR="002D1D80" w:rsidRPr="0051289B" w:rsidRDefault="002D1D80" w:rsidP="006773F0">
            <w:pPr>
              <w:ind w:left="708"/>
              <w:contextualSpacing/>
              <w:jc w:val="right"/>
              <w:rPr>
                <w:rFonts w:ascii="Times New Roman" w:hAnsi="Times New Roman" w:cs="Times New Roman"/>
                <w:b/>
                <w:bCs/>
                <w:sz w:val="24"/>
                <w:szCs w:val="24"/>
              </w:rPr>
            </w:pPr>
            <w:r>
              <w:rPr>
                <w:rFonts w:ascii="Times New Roman" w:hAnsi="Times New Roman" w:cs="Times New Roman"/>
                <w:b/>
                <w:bCs/>
                <w:sz w:val="24"/>
                <w:szCs w:val="24"/>
              </w:rPr>
              <w:lastRenderedPageBreak/>
              <w:t xml:space="preserve">Flujo(s) </w:t>
            </w:r>
            <w:r w:rsidRPr="0051289B">
              <w:rPr>
                <w:rFonts w:ascii="Times New Roman" w:hAnsi="Times New Roman" w:cs="Times New Roman"/>
                <w:b/>
                <w:bCs/>
                <w:sz w:val="24"/>
                <w:szCs w:val="24"/>
              </w:rPr>
              <w:t>alternativo(s):</w:t>
            </w:r>
          </w:p>
        </w:tc>
        <w:tc>
          <w:tcPr>
            <w:tcW w:w="7038" w:type="dxa"/>
            <w:gridSpan w:val="3"/>
          </w:tcPr>
          <w:p w:rsidR="002D1D80" w:rsidRPr="0051289B" w:rsidRDefault="002D1D80" w:rsidP="00666F46">
            <w:pPr>
              <w:pStyle w:val="Prrafodelista"/>
              <w:numPr>
                <w:ilvl w:val="0"/>
                <w:numId w:val="5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En el punto 2. del flujo principal, si no existe ningún </w:t>
            </w:r>
            <w:r>
              <w:rPr>
                <w:rFonts w:ascii="Times New Roman" w:hAnsi="Times New Roman" w:cs="Times New Roman"/>
                <w:sz w:val="24"/>
                <w:szCs w:val="24"/>
              </w:rPr>
              <w:t>ítem obra</w:t>
            </w:r>
            <w:r w:rsidRPr="0051289B">
              <w:rPr>
                <w:rFonts w:ascii="Times New Roman" w:hAnsi="Times New Roman" w:cs="Times New Roman"/>
                <w:sz w:val="24"/>
                <w:szCs w:val="24"/>
              </w:rPr>
              <w:t xml:space="preserve"> registrado.</w:t>
            </w:r>
          </w:p>
          <w:p w:rsidR="002D1D80" w:rsidRPr="0051289B" w:rsidRDefault="002D1D80" w:rsidP="00666F46">
            <w:pPr>
              <w:pStyle w:val="Prrafodelista"/>
              <w:numPr>
                <w:ilvl w:val="1"/>
                <w:numId w:val="5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visualizará </w:t>
            </w:r>
            <w:r>
              <w:rPr>
                <w:rFonts w:ascii="Times New Roman" w:hAnsi="Times New Roman" w:cs="Times New Roman"/>
                <w:sz w:val="24"/>
                <w:szCs w:val="24"/>
              </w:rPr>
              <w:t xml:space="preserve">solo las entradas de búsqueda, pero no </w:t>
            </w:r>
            <w:r w:rsidRPr="0051289B">
              <w:rPr>
                <w:rFonts w:ascii="Times New Roman" w:hAnsi="Times New Roman" w:cs="Times New Roman"/>
                <w:sz w:val="24"/>
                <w:szCs w:val="24"/>
              </w:rPr>
              <w:t xml:space="preserve"> visualizará </w:t>
            </w:r>
            <w:r>
              <w:rPr>
                <w:rFonts w:ascii="Times New Roman" w:hAnsi="Times New Roman" w:cs="Times New Roman"/>
                <w:sz w:val="24"/>
                <w:szCs w:val="24"/>
              </w:rPr>
              <w:t>ningún ítem obra.</w:t>
            </w:r>
          </w:p>
          <w:p w:rsidR="002D1D80" w:rsidRPr="0051289B" w:rsidRDefault="002D1D80" w:rsidP="00666F46">
            <w:pPr>
              <w:pStyle w:val="Prrafodelista"/>
              <w:numPr>
                <w:ilvl w:val="0"/>
                <w:numId w:val="55"/>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3.1.4</w:t>
            </w:r>
            <w:r w:rsidRPr="0051289B">
              <w:rPr>
                <w:rFonts w:ascii="Times New Roman" w:hAnsi="Times New Roman" w:cs="Times New Roman"/>
                <w:sz w:val="24"/>
                <w:szCs w:val="24"/>
              </w:rPr>
              <w:t xml:space="preserve">, si los campos </w:t>
            </w:r>
            <w:r w:rsidR="00E934AD">
              <w:rPr>
                <w:rFonts w:ascii="Times New Roman" w:hAnsi="Times New Roman" w:cs="Times New Roman"/>
                <w:sz w:val="24"/>
                <w:szCs w:val="24"/>
              </w:rPr>
              <w:t>código</w:t>
            </w:r>
            <w:r w:rsidR="00B24512">
              <w:rPr>
                <w:rFonts w:ascii="Times New Roman" w:hAnsi="Times New Roman" w:cs="Times New Roman"/>
                <w:sz w:val="24"/>
                <w:szCs w:val="24"/>
              </w:rPr>
              <w:t xml:space="preserve"> de </w:t>
            </w:r>
            <w:r w:rsidR="00E934AD">
              <w:rPr>
                <w:rFonts w:ascii="Times New Roman" w:hAnsi="Times New Roman" w:cs="Times New Roman"/>
                <w:sz w:val="24"/>
                <w:szCs w:val="24"/>
              </w:rPr>
              <w:t>gestión</w:t>
            </w:r>
            <w:r>
              <w:rPr>
                <w:rFonts w:ascii="Times New Roman" w:hAnsi="Times New Roman" w:cs="Times New Roman"/>
                <w:sz w:val="24"/>
                <w:szCs w:val="24"/>
              </w:rPr>
              <w:t xml:space="preserve">, </w:t>
            </w:r>
            <w:r w:rsidR="00B24512">
              <w:rPr>
                <w:rFonts w:ascii="Times New Roman" w:hAnsi="Times New Roman" w:cs="Times New Roman"/>
                <w:sz w:val="24"/>
                <w:szCs w:val="24"/>
              </w:rPr>
              <w:t xml:space="preserve">fecha de inicio y final. </w:t>
            </w:r>
            <w:r>
              <w:rPr>
                <w:rFonts w:ascii="Times New Roman" w:hAnsi="Times New Roman" w:cs="Times New Roman"/>
                <w:sz w:val="24"/>
                <w:szCs w:val="24"/>
              </w:rPr>
              <w:t>S</w:t>
            </w:r>
            <w:r w:rsidRPr="0051289B">
              <w:rPr>
                <w:rFonts w:ascii="Times New Roman" w:hAnsi="Times New Roman" w:cs="Times New Roman"/>
                <w:sz w:val="24"/>
                <w:szCs w:val="24"/>
              </w:rPr>
              <w:t>on vacíos</w:t>
            </w:r>
            <w:r>
              <w:rPr>
                <w:rFonts w:ascii="Times New Roman" w:hAnsi="Times New Roman" w:cs="Times New Roman"/>
                <w:sz w:val="24"/>
                <w:szCs w:val="24"/>
              </w:rPr>
              <w:t>.</w:t>
            </w:r>
          </w:p>
          <w:p w:rsidR="002D1D80" w:rsidRPr="0051289B" w:rsidRDefault="002D1D80" w:rsidP="00666F46">
            <w:pPr>
              <w:pStyle w:val="Prrafodelista"/>
              <w:numPr>
                <w:ilvl w:val="1"/>
                <w:numId w:val="5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informa que campo o campos están vacíos y no procede a grabar los cambios.</w:t>
            </w:r>
          </w:p>
          <w:p w:rsidR="002D1D80" w:rsidRDefault="002D1D80" w:rsidP="00666F46">
            <w:pPr>
              <w:pStyle w:val="Prrafodelista"/>
              <w:numPr>
                <w:ilvl w:val="0"/>
                <w:numId w:val="5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En el punto 4.4. si los campos </w:t>
            </w:r>
            <w:r w:rsidR="00E934AD">
              <w:rPr>
                <w:rFonts w:ascii="Times New Roman" w:hAnsi="Times New Roman" w:cs="Times New Roman"/>
                <w:sz w:val="24"/>
                <w:szCs w:val="24"/>
              </w:rPr>
              <w:t>código</w:t>
            </w:r>
            <w:r w:rsidR="00B24512">
              <w:rPr>
                <w:rFonts w:ascii="Times New Roman" w:hAnsi="Times New Roman" w:cs="Times New Roman"/>
                <w:sz w:val="24"/>
                <w:szCs w:val="24"/>
              </w:rPr>
              <w:t xml:space="preserve"> de </w:t>
            </w:r>
            <w:r w:rsidR="00E934AD">
              <w:rPr>
                <w:rFonts w:ascii="Times New Roman" w:hAnsi="Times New Roman" w:cs="Times New Roman"/>
                <w:sz w:val="24"/>
                <w:szCs w:val="24"/>
              </w:rPr>
              <w:t>gestión</w:t>
            </w:r>
            <w:r w:rsidR="00B24512">
              <w:rPr>
                <w:rFonts w:ascii="Times New Roman" w:hAnsi="Times New Roman" w:cs="Times New Roman"/>
                <w:sz w:val="24"/>
                <w:szCs w:val="24"/>
              </w:rPr>
              <w:t xml:space="preserve">, fecha inicial y final, </w:t>
            </w:r>
            <w:r>
              <w:rPr>
                <w:rFonts w:ascii="Times New Roman" w:hAnsi="Times New Roman" w:cs="Times New Roman"/>
                <w:sz w:val="24"/>
                <w:szCs w:val="24"/>
              </w:rPr>
              <w:t>etc. Son vacíos, o no cumplen alguna política de negocio.</w:t>
            </w:r>
          </w:p>
          <w:p w:rsidR="002D1D80" w:rsidRPr="00475F2C" w:rsidRDefault="002D1D80" w:rsidP="00666F46">
            <w:pPr>
              <w:pStyle w:val="Prrafodelista"/>
              <w:numPr>
                <w:ilvl w:val="0"/>
                <w:numId w:val="38"/>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475F2C">
              <w:rPr>
                <w:rFonts w:ascii="Times New Roman" w:hAnsi="Times New Roman" w:cs="Times New Roman"/>
                <w:sz w:val="24"/>
                <w:szCs w:val="24"/>
              </w:rPr>
              <w:t xml:space="preserve">El sistema informa que campo o campos están vacíos y no </w:t>
            </w:r>
            <w:r>
              <w:rPr>
                <w:rFonts w:ascii="Times New Roman" w:hAnsi="Times New Roman" w:cs="Times New Roman"/>
                <w:sz w:val="24"/>
                <w:szCs w:val="24"/>
              </w:rPr>
              <w:t>procede a grabar los cambios.</w:t>
            </w:r>
          </w:p>
        </w:tc>
      </w:tr>
    </w:tbl>
    <w:p w:rsidR="002D1D80" w:rsidRPr="002D1D80" w:rsidRDefault="002D1D80" w:rsidP="002D1D80"/>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3.3.9.3. </w:t>
      </w:r>
      <w:r w:rsidRPr="0041783A">
        <w:rPr>
          <w:rFonts w:ascii="Times New Roman" w:hAnsi="Times New Roman" w:cs="Times New Roman"/>
          <w:b/>
          <w:i w:val="0"/>
          <w:color w:val="auto"/>
        </w:rPr>
        <w:t>Prototipo de interfaz</w:t>
      </w:r>
    </w:p>
    <w:p w:rsidR="009150D2" w:rsidRDefault="009150D2" w:rsidP="009150D2">
      <w:pPr>
        <w:jc w:val="center"/>
      </w:pPr>
      <w:r>
        <w:rPr>
          <w:noProof/>
          <w:lang w:eastAsia="es-BO"/>
        </w:rPr>
        <w:drawing>
          <wp:inline distT="0" distB="0" distL="0" distR="0">
            <wp:extent cx="3600450" cy="20574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450" cy="2057400"/>
                    </a:xfrm>
                    <a:prstGeom prst="rect">
                      <a:avLst/>
                    </a:prstGeom>
                    <a:noFill/>
                    <a:ln>
                      <a:noFill/>
                    </a:ln>
                  </pic:spPr>
                </pic:pic>
              </a:graphicData>
            </a:graphic>
          </wp:inline>
        </w:drawing>
      </w:r>
    </w:p>
    <w:p w:rsidR="009150D2" w:rsidRDefault="009150D2" w:rsidP="009150D2">
      <w:pPr>
        <w:jc w:val="center"/>
        <w:rPr>
          <w:b/>
        </w:rPr>
      </w:pPr>
      <w:r w:rsidRPr="009150D2">
        <w:rPr>
          <w:b/>
        </w:rPr>
        <w:t>(</w:t>
      </w:r>
      <w:r>
        <w:rPr>
          <w:b/>
        </w:rPr>
        <w:t>fig. 3.3.9.1</w:t>
      </w:r>
      <w:r w:rsidRPr="009150D2">
        <w:rPr>
          <w:b/>
        </w:rPr>
        <w:t>)</w:t>
      </w:r>
    </w:p>
    <w:p w:rsidR="009150D2" w:rsidRDefault="009150D2" w:rsidP="009150D2">
      <w:pPr>
        <w:jc w:val="center"/>
        <w:rPr>
          <w:b/>
        </w:rPr>
      </w:pPr>
      <w:r>
        <w:rPr>
          <w:b/>
          <w:noProof/>
          <w:lang w:eastAsia="es-BO"/>
        </w:rPr>
        <w:drawing>
          <wp:inline distT="0" distB="0" distL="0" distR="0">
            <wp:extent cx="2686050" cy="21621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6050" cy="2162175"/>
                    </a:xfrm>
                    <a:prstGeom prst="rect">
                      <a:avLst/>
                    </a:prstGeom>
                    <a:noFill/>
                    <a:ln>
                      <a:noFill/>
                    </a:ln>
                  </pic:spPr>
                </pic:pic>
              </a:graphicData>
            </a:graphic>
          </wp:inline>
        </w:drawing>
      </w:r>
    </w:p>
    <w:p w:rsidR="009150D2" w:rsidRPr="009150D2" w:rsidRDefault="009150D2" w:rsidP="009150D2">
      <w:pPr>
        <w:jc w:val="center"/>
        <w:rPr>
          <w:b/>
        </w:rPr>
      </w:pPr>
      <w:r>
        <w:rPr>
          <w:b/>
        </w:rPr>
        <w:t>(fig. 3.3.9.2)</w:t>
      </w:r>
    </w:p>
    <w:p w:rsidR="00B11813" w:rsidRDefault="00B11813" w:rsidP="00E934AD">
      <w:pPr>
        <w:pStyle w:val="Ttulo3"/>
        <w:tabs>
          <w:tab w:val="left" w:pos="4820"/>
        </w:tabs>
        <w:ind w:firstLine="340"/>
        <w:rPr>
          <w:rFonts w:ascii="Times New Roman" w:hAnsi="Times New Roman" w:cs="Times New Roman"/>
          <w:b/>
          <w:color w:val="auto"/>
        </w:rPr>
      </w:pPr>
      <w:r>
        <w:rPr>
          <w:rFonts w:ascii="Times New Roman" w:hAnsi="Times New Roman" w:cs="Times New Roman"/>
          <w:b/>
          <w:color w:val="auto"/>
        </w:rPr>
        <w:t>3.3.10</w:t>
      </w:r>
      <w:r w:rsidRPr="00B11813">
        <w:rPr>
          <w:rFonts w:ascii="Times New Roman" w:hAnsi="Times New Roman" w:cs="Times New Roman"/>
          <w:b/>
          <w:color w:val="auto"/>
        </w:rPr>
        <w:t>.</w:t>
      </w:r>
      <w:r>
        <w:rPr>
          <w:rFonts w:ascii="Times New Roman" w:hAnsi="Times New Roman" w:cs="Times New Roman"/>
          <w:b/>
          <w:color w:val="auto"/>
        </w:rPr>
        <w:t xml:space="preserve"> CU10: </w:t>
      </w:r>
      <w:r w:rsidR="00E934AD">
        <w:rPr>
          <w:rFonts w:ascii="Times New Roman" w:hAnsi="Times New Roman" w:cs="Times New Roman"/>
          <w:b/>
          <w:color w:val="auto"/>
        </w:rPr>
        <w:t>Gestionar baja de equipo pesado</w:t>
      </w:r>
      <w:r>
        <w:rPr>
          <w:rFonts w:ascii="Times New Roman" w:hAnsi="Times New Roman" w:cs="Times New Roman"/>
          <w:b/>
          <w:color w:val="auto"/>
        </w:rPr>
        <w:t>.</w:t>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3.3.10.1. </w:t>
      </w:r>
      <w:r w:rsidRPr="0041783A">
        <w:rPr>
          <w:rFonts w:ascii="Times New Roman" w:hAnsi="Times New Roman" w:cs="Times New Roman"/>
          <w:b/>
          <w:i w:val="0"/>
          <w:color w:val="auto"/>
        </w:rPr>
        <w:t>Diagrama de caso de uso</w:t>
      </w:r>
    </w:p>
    <w:p w:rsidR="009150D2" w:rsidRPr="009150D2" w:rsidRDefault="009150D2" w:rsidP="009150D2">
      <w:pPr>
        <w:jc w:val="center"/>
      </w:pPr>
    </w:p>
    <w:p w:rsidR="00DF656D" w:rsidRPr="0041783A"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lastRenderedPageBreak/>
        <w:t xml:space="preserve">3.3.10.2. </w:t>
      </w:r>
      <w:r w:rsidRPr="0041783A">
        <w:rPr>
          <w:rFonts w:ascii="Times New Roman" w:hAnsi="Times New Roman" w:cs="Times New Roman"/>
          <w:b/>
          <w:i w:val="0"/>
          <w:color w:val="auto"/>
        </w:rPr>
        <w:t>Descripción del caso de uso</w:t>
      </w:r>
    </w:p>
    <w:p w:rsidR="00DF656D" w:rsidRP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3.3.10.3. </w:t>
      </w:r>
      <w:r w:rsidRPr="0041783A">
        <w:rPr>
          <w:rFonts w:ascii="Times New Roman" w:hAnsi="Times New Roman" w:cs="Times New Roman"/>
          <w:b/>
          <w:i w:val="0"/>
          <w:color w:val="auto"/>
        </w:rPr>
        <w:t>Prototipo de interfaz</w:t>
      </w:r>
    </w:p>
    <w:p w:rsidR="00DF656D" w:rsidRDefault="00DF656D" w:rsidP="00DF656D">
      <w:pPr>
        <w:pStyle w:val="Ttulo3"/>
        <w:ind w:firstLine="340"/>
        <w:rPr>
          <w:rFonts w:ascii="Times New Roman" w:hAnsi="Times New Roman" w:cs="Times New Roman"/>
          <w:b/>
          <w:color w:val="auto"/>
        </w:rPr>
      </w:pPr>
      <w:r>
        <w:rPr>
          <w:rFonts w:ascii="Times New Roman" w:hAnsi="Times New Roman" w:cs="Times New Roman"/>
          <w:b/>
          <w:color w:val="auto"/>
        </w:rPr>
        <w:t>3.3.11</w:t>
      </w:r>
      <w:r w:rsidRPr="00B11813">
        <w:rPr>
          <w:rFonts w:ascii="Times New Roman" w:hAnsi="Times New Roman" w:cs="Times New Roman"/>
          <w:b/>
          <w:color w:val="auto"/>
        </w:rPr>
        <w:t>.</w:t>
      </w:r>
      <w:r>
        <w:rPr>
          <w:rFonts w:ascii="Times New Roman" w:hAnsi="Times New Roman" w:cs="Times New Roman"/>
          <w:b/>
          <w:color w:val="auto"/>
        </w:rPr>
        <w:t xml:space="preserve"> CU11: Gestionar baja de </w:t>
      </w:r>
      <w:r w:rsidR="00E934AD">
        <w:rPr>
          <w:rFonts w:ascii="Times New Roman" w:hAnsi="Times New Roman" w:cs="Times New Roman"/>
          <w:b/>
          <w:color w:val="auto"/>
        </w:rPr>
        <w:t>personal</w:t>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3.3.11.1. </w:t>
      </w:r>
      <w:r w:rsidRPr="0041783A">
        <w:rPr>
          <w:rFonts w:ascii="Times New Roman" w:hAnsi="Times New Roman" w:cs="Times New Roman"/>
          <w:b/>
          <w:i w:val="0"/>
          <w:color w:val="auto"/>
        </w:rPr>
        <w:t>Diagrama de caso de uso</w:t>
      </w:r>
    </w:p>
    <w:p w:rsidR="00811FCC" w:rsidRPr="00811FCC" w:rsidRDefault="00811FCC" w:rsidP="00811FCC">
      <w:pPr>
        <w:jc w:val="center"/>
      </w:pPr>
      <w:r w:rsidRPr="00811FCC">
        <w:rPr>
          <w:noProof/>
          <w:lang w:eastAsia="es-BO"/>
        </w:rPr>
        <w:drawing>
          <wp:inline distT="0" distB="0" distL="0" distR="0">
            <wp:extent cx="3181350" cy="14287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1350" cy="1428750"/>
                    </a:xfrm>
                    <a:prstGeom prst="rect">
                      <a:avLst/>
                    </a:prstGeom>
                    <a:noFill/>
                    <a:ln>
                      <a:noFill/>
                    </a:ln>
                  </pic:spPr>
                </pic:pic>
              </a:graphicData>
            </a:graphic>
          </wp:inline>
        </w:drawing>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3.3.11.2. </w:t>
      </w:r>
      <w:r w:rsidRPr="0041783A">
        <w:rPr>
          <w:rFonts w:ascii="Times New Roman" w:hAnsi="Times New Roman" w:cs="Times New Roman"/>
          <w:b/>
          <w:i w:val="0"/>
          <w:color w:val="auto"/>
        </w:rPr>
        <w:t>Descripción del caso de uso</w:t>
      </w:r>
    </w:p>
    <w:p w:rsidR="00B11813"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3.3.11.3. </w:t>
      </w:r>
      <w:r w:rsidRPr="0041783A">
        <w:rPr>
          <w:rFonts w:ascii="Times New Roman" w:hAnsi="Times New Roman" w:cs="Times New Roman"/>
          <w:b/>
          <w:i w:val="0"/>
          <w:color w:val="auto"/>
        </w:rPr>
        <w:t>Prototipo de interfaz</w:t>
      </w:r>
    </w:p>
    <w:p w:rsidR="00811FCC" w:rsidRDefault="00811FCC" w:rsidP="00811FCC">
      <w:pPr>
        <w:jc w:val="center"/>
      </w:pPr>
      <w:r>
        <w:rPr>
          <w:noProof/>
          <w:lang w:eastAsia="es-BO"/>
        </w:rPr>
        <w:drawing>
          <wp:inline distT="0" distB="0" distL="0" distR="0">
            <wp:extent cx="4838700" cy="25431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8700" cy="2543175"/>
                    </a:xfrm>
                    <a:prstGeom prst="rect">
                      <a:avLst/>
                    </a:prstGeom>
                    <a:noFill/>
                    <a:ln>
                      <a:noFill/>
                    </a:ln>
                  </pic:spPr>
                </pic:pic>
              </a:graphicData>
            </a:graphic>
          </wp:inline>
        </w:drawing>
      </w:r>
    </w:p>
    <w:p w:rsidR="00811FCC" w:rsidRPr="00811FCC" w:rsidRDefault="00811FCC" w:rsidP="00811FCC">
      <w:pPr>
        <w:jc w:val="center"/>
        <w:rPr>
          <w:b/>
        </w:rPr>
      </w:pPr>
      <w:r w:rsidRPr="00811FCC">
        <w:rPr>
          <w:b/>
        </w:rPr>
        <w:t>(</w:t>
      </w:r>
      <w:r>
        <w:rPr>
          <w:b/>
        </w:rPr>
        <w:t>fig. 3.3.11.1</w:t>
      </w:r>
      <w:r w:rsidRPr="00811FCC">
        <w:rPr>
          <w:b/>
        </w:rPr>
        <w:t>)</w:t>
      </w:r>
    </w:p>
    <w:p w:rsidR="006C0F7E" w:rsidRDefault="006C0F7E" w:rsidP="006C0F7E"/>
    <w:p w:rsidR="00811FCC" w:rsidRDefault="00811FCC" w:rsidP="00811FCC">
      <w:pPr>
        <w:jc w:val="center"/>
      </w:pPr>
      <w:r>
        <w:rPr>
          <w:noProof/>
          <w:lang w:eastAsia="es-BO"/>
        </w:rPr>
        <w:drawing>
          <wp:inline distT="0" distB="0" distL="0" distR="0">
            <wp:extent cx="4162425" cy="22002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62425" cy="2200275"/>
                    </a:xfrm>
                    <a:prstGeom prst="rect">
                      <a:avLst/>
                    </a:prstGeom>
                    <a:noFill/>
                    <a:ln>
                      <a:noFill/>
                    </a:ln>
                  </pic:spPr>
                </pic:pic>
              </a:graphicData>
            </a:graphic>
          </wp:inline>
        </w:drawing>
      </w:r>
    </w:p>
    <w:p w:rsidR="00811FCC" w:rsidRPr="00811FCC" w:rsidRDefault="00811FCC" w:rsidP="00811FCC">
      <w:pPr>
        <w:tabs>
          <w:tab w:val="left" w:pos="3261"/>
          <w:tab w:val="left" w:pos="3686"/>
          <w:tab w:val="left" w:pos="3828"/>
        </w:tabs>
        <w:jc w:val="center"/>
        <w:rPr>
          <w:b/>
        </w:rPr>
      </w:pPr>
      <w:r w:rsidRPr="00811FCC">
        <w:rPr>
          <w:b/>
        </w:rPr>
        <w:lastRenderedPageBreak/>
        <w:t>(</w:t>
      </w:r>
      <w:r>
        <w:rPr>
          <w:b/>
        </w:rPr>
        <w:t>fig. 3.3.11.2</w:t>
      </w:r>
      <w:r w:rsidRPr="00811FCC">
        <w:rPr>
          <w:b/>
        </w:rPr>
        <w:t>)</w:t>
      </w:r>
    </w:p>
    <w:p w:rsidR="006C0F7E" w:rsidRDefault="006C0F7E" w:rsidP="006C0F7E"/>
    <w:p w:rsidR="007075F4" w:rsidRPr="007075F4" w:rsidRDefault="007075F4" w:rsidP="007075F4"/>
    <w:p w:rsidR="007075F4" w:rsidRPr="007075F4" w:rsidRDefault="007075F4" w:rsidP="007075F4"/>
    <w:p w:rsidR="006C0F7E" w:rsidRPr="006C0F7E" w:rsidRDefault="006C0F7E" w:rsidP="006C0F7E"/>
    <w:p w:rsidR="0055328A" w:rsidRDefault="0055328A" w:rsidP="00133D47">
      <w:pPr>
        <w:pStyle w:val="Ttulo2"/>
        <w:numPr>
          <w:ilvl w:val="1"/>
          <w:numId w:val="3"/>
        </w:numPr>
        <w:rPr>
          <w:rFonts w:ascii="Times New Roman" w:hAnsi="Times New Roman" w:cs="Times New Roman"/>
          <w:b/>
          <w:color w:val="auto"/>
        </w:rPr>
      </w:pPr>
      <w:r w:rsidRPr="0041783A">
        <w:rPr>
          <w:rFonts w:ascii="Times New Roman" w:hAnsi="Times New Roman" w:cs="Times New Roman"/>
          <w:b/>
          <w:color w:val="auto"/>
        </w:rPr>
        <w:t>MODELO GENERAL DE CASOS DE USO</w:t>
      </w:r>
    </w:p>
    <w:p w:rsidR="00BF34AA" w:rsidRDefault="00BF34AA" w:rsidP="00BF34AA">
      <w:pPr>
        <w:jc w:val="center"/>
      </w:pPr>
      <w:r w:rsidRPr="00BF34AA">
        <w:rPr>
          <w:noProof/>
          <w:lang w:eastAsia="es-BO"/>
        </w:rPr>
        <w:drawing>
          <wp:inline distT="0" distB="0" distL="0" distR="0">
            <wp:extent cx="5612130" cy="4865216"/>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4865216"/>
                    </a:xfrm>
                    <a:prstGeom prst="rect">
                      <a:avLst/>
                    </a:prstGeom>
                    <a:noFill/>
                    <a:ln>
                      <a:noFill/>
                    </a:ln>
                  </pic:spPr>
                </pic:pic>
              </a:graphicData>
            </a:graphic>
          </wp:inline>
        </w:drawing>
      </w:r>
    </w:p>
    <w:p w:rsidR="00BF34AA" w:rsidRPr="00BF34AA" w:rsidRDefault="00BF34AA" w:rsidP="00BF34AA">
      <w:pPr>
        <w:jc w:val="center"/>
      </w:pPr>
    </w:p>
    <w:p w:rsidR="0055328A" w:rsidRDefault="0055328A" w:rsidP="00133D47">
      <w:pPr>
        <w:pStyle w:val="Ttulo2"/>
        <w:numPr>
          <w:ilvl w:val="1"/>
          <w:numId w:val="3"/>
        </w:numPr>
        <w:rPr>
          <w:rFonts w:ascii="Times New Roman" w:hAnsi="Times New Roman" w:cs="Times New Roman"/>
          <w:b/>
          <w:color w:val="auto"/>
        </w:rPr>
      </w:pPr>
      <w:r w:rsidRPr="0041783A">
        <w:rPr>
          <w:rFonts w:ascii="Times New Roman" w:hAnsi="Times New Roman" w:cs="Times New Roman"/>
          <w:b/>
          <w:color w:val="auto"/>
        </w:rPr>
        <w:t>TRAZA DE REQUERIMIENTOS A CASOS DE USO</w:t>
      </w:r>
    </w:p>
    <w:p w:rsidR="00C83C83" w:rsidRPr="00C83C83" w:rsidRDefault="00C83C83" w:rsidP="00C83C83"/>
    <w:p w:rsidR="00176BA8" w:rsidRPr="0041783A" w:rsidRDefault="0055328A" w:rsidP="0055328A">
      <w:pPr>
        <w:pStyle w:val="Ttulo1"/>
        <w:rPr>
          <w:rFonts w:ascii="Times New Roman" w:hAnsi="Times New Roman" w:cs="Times New Roman"/>
          <w:b/>
          <w:color w:val="auto"/>
        </w:rPr>
      </w:pPr>
      <w:r w:rsidRPr="0041783A">
        <w:rPr>
          <w:rFonts w:ascii="Times New Roman" w:hAnsi="Times New Roman" w:cs="Times New Roman"/>
          <w:b/>
          <w:color w:val="auto"/>
        </w:rPr>
        <w:lastRenderedPageBreak/>
        <w:t>CAPITULO 4: ANALISIS</w:t>
      </w:r>
    </w:p>
    <w:p w:rsidR="00176BA8" w:rsidRPr="0041783A" w:rsidRDefault="00376FF1" w:rsidP="00133D47">
      <w:pPr>
        <w:pStyle w:val="Ttulo2"/>
        <w:numPr>
          <w:ilvl w:val="0"/>
          <w:numId w:val="4"/>
        </w:numPr>
        <w:ind w:hanging="720"/>
        <w:rPr>
          <w:rFonts w:ascii="Times New Roman" w:hAnsi="Times New Roman" w:cs="Times New Roman"/>
          <w:b/>
          <w:color w:val="auto"/>
        </w:rPr>
      </w:pPr>
      <w:r w:rsidRPr="0041783A">
        <w:rPr>
          <w:rFonts w:ascii="Times New Roman" w:hAnsi="Times New Roman" w:cs="Times New Roman"/>
          <w:b/>
          <w:color w:val="auto"/>
        </w:rPr>
        <w:t>ANALISIS DE LA ARQUITECTURA</w:t>
      </w:r>
    </w:p>
    <w:p w:rsidR="00376FF1" w:rsidRDefault="00376FF1" w:rsidP="00133D47">
      <w:pPr>
        <w:pStyle w:val="Ttulo3"/>
        <w:numPr>
          <w:ilvl w:val="0"/>
          <w:numId w:val="5"/>
        </w:numPr>
        <w:ind w:left="993" w:hanging="709"/>
        <w:rPr>
          <w:rFonts w:ascii="Times New Roman" w:hAnsi="Times New Roman" w:cs="Times New Roman"/>
          <w:b/>
          <w:color w:val="auto"/>
        </w:rPr>
      </w:pPr>
      <w:r w:rsidRPr="0041783A">
        <w:rPr>
          <w:rFonts w:ascii="Times New Roman" w:hAnsi="Times New Roman" w:cs="Times New Roman"/>
          <w:b/>
          <w:color w:val="auto"/>
        </w:rPr>
        <w:t>IDENTIFICACION DE PAQUETES</w:t>
      </w:r>
    </w:p>
    <w:p w:rsidR="00C83C83" w:rsidRDefault="00E36310" w:rsidP="00E36310">
      <w:pPr>
        <w:pStyle w:val="Ttulo4"/>
        <w:ind w:firstLine="284"/>
        <w:rPr>
          <w:rFonts w:ascii="Times New Roman" w:hAnsi="Times New Roman" w:cs="Times New Roman"/>
          <w:b/>
          <w:i w:val="0"/>
          <w:color w:val="auto"/>
        </w:rPr>
      </w:pPr>
      <w:r w:rsidRPr="00E36310">
        <w:rPr>
          <w:rFonts w:ascii="Times New Roman" w:hAnsi="Times New Roman" w:cs="Times New Roman"/>
          <w:b/>
          <w:i w:val="0"/>
          <w:color w:val="auto"/>
        </w:rPr>
        <w:t>4.1.1.1.</w:t>
      </w:r>
      <w:r>
        <w:rPr>
          <w:rFonts w:ascii="Times New Roman" w:hAnsi="Times New Roman" w:cs="Times New Roman"/>
          <w:b/>
          <w:i w:val="0"/>
          <w:color w:val="auto"/>
        </w:rPr>
        <w:t xml:space="preserve"> Paquete de gestión de Personal</w:t>
      </w:r>
    </w:p>
    <w:p w:rsidR="00E36310" w:rsidRPr="00E36310" w:rsidRDefault="00E36310" w:rsidP="00E36310">
      <w:pPr>
        <w:jc w:val="center"/>
      </w:pPr>
      <w:r w:rsidRPr="00E36310">
        <w:rPr>
          <w:noProof/>
          <w:lang w:eastAsia="es-BO"/>
        </w:rPr>
        <w:drawing>
          <wp:inline distT="0" distB="0" distL="0" distR="0">
            <wp:extent cx="3905250" cy="3048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5250" cy="3048000"/>
                    </a:xfrm>
                    <a:prstGeom prst="rect">
                      <a:avLst/>
                    </a:prstGeom>
                    <a:noFill/>
                    <a:ln>
                      <a:noFill/>
                    </a:ln>
                  </pic:spPr>
                </pic:pic>
              </a:graphicData>
            </a:graphic>
          </wp:inline>
        </w:drawing>
      </w:r>
    </w:p>
    <w:p w:rsidR="00E36310" w:rsidRDefault="00E36310" w:rsidP="00E36310">
      <w:pPr>
        <w:pStyle w:val="Ttulo4"/>
        <w:ind w:firstLine="284"/>
        <w:rPr>
          <w:rFonts w:ascii="Times New Roman" w:hAnsi="Times New Roman" w:cs="Times New Roman"/>
          <w:b/>
          <w:i w:val="0"/>
          <w:color w:val="auto"/>
        </w:rPr>
      </w:pPr>
      <w:r>
        <w:rPr>
          <w:rFonts w:ascii="Times New Roman" w:hAnsi="Times New Roman" w:cs="Times New Roman"/>
          <w:b/>
          <w:i w:val="0"/>
          <w:color w:val="auto"/>
        </w:rPr>
        <w:t>4.1.1.2</w:t>
      </w:r>
      <w:r w:rsidRPr="00E36310">
        <w:rPr>
          <w:rFonts w:ascii="Times New Roman" w:hAnsi="Times New Roman" w:cs="Times New Roman"/>
          <w:b/>
          <w:i w:val="0"/>
          <w:color w:val="auto"/>
        </w:rPr>
        <w:t>.</w:t>
      </w:r>
      <w:r>
        <w:rPr>
          <w:rFonts w:ascii="Times New Roman" w:hAnsi="Times New Roman" w:cs="Times New Roman"/>
          <w:b/>
          <w:i w:val="0"/>
          <w:color w:val="auto"/>
        </w:rPr>
        <w:t xml:space="preserve"> Paquete de gestión de Equipo</w:t>
      </w:r>
    </w:p>
    <w:p w:rsidR="00E36310" w:rsidRPr="00E36310" w:rsidRDefault="00E36310" w:rsidP="00E36310">
      <w:pPr>
        <w:jc w:val="center"/>
      </w:pPr>
      <w:r w:rsidRPr="00E36310">
        <w:rPr>
          <w:noProof/>
          <w:lang w:eastAsia="es-BO"/>
        </w:rPr>
        <w:drawing>
          <wp:inline distT="0" distB="0" distL="0" distR="0">
            <wp:extent cx="3867150" cy="31527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7150" cy="3152775"/>
                    </a:xfrm>
                    <a:prstGeom prst="rect">
                      <a:avLst/>
                    </a:prstGeom>
                    <a:noFill/>
                    <a:ln>
                      <a:noFill/>
                    </a:ln>
                  </pic:spPr>
                </pic:pic>
              </a:graphicData>
            </a:graphic>
          </wp:inline>
        </w:drawing>
      </w:r>
    </w:p>
    <w:p w:rsidR="00E36310" w:rsidRDefault="00E36310" w:rsidP="00E36310">
      <w:pPr>
        <w:pStyle w:val="EstiloSW1"/>
      </w:pPr>
    </w:p>
    <w:p w:rsidR="00E36310" w:rsidRPr="00E36310" w:rsidRDefault="00E36310" w:rsidP="00E36310">
      <w:pPr>
        <w:pStyle w:val="EstiloSW1"/>
      </w:pPr>
    </w:p>
    <w:p w:rsidR="00E36310" w:rsidRDefault="00E36310" w:rsidP="00E36310">
      <w:pPr>
        <w:pStyle w:val="Ttulo4"/>
        <w:ind w:firstLine="284"/>
        <w:rPr>
          <w:rFonts w:ascii="Times New Roman" w:hAnsi="Times New Roman" w:cs="Times New Roman"/>
          <w:b/>
          <w:i w:val="0"/>
          <w:color w:val="auto"/>
        </w:rPr>
      </w:pPr>
      <w:r>
        <w:rPr>
          <w:rFonts w:ascii="Times New Roman" w:hAnsi="Times New Roman" w:cs="Times New Roman"/>
          <w:b/>
          <w:i w:val="0"/>
          <w:color w:val="auto"/>
        </w:rPr>
        <w:lastRenderedPageBreak/>
        <w:t>4.1.1.3</w:t>
      </w:r>
      <w:r w:rsidRPr="00E36310">
        <w:rPr>
          <w:rFonts w:ascii="Times New Roman" w:hAnsi="Times New Roman" w:cs="Times New Roman"/>
          <w:b/>
          <w:i w:val="0"/>
          <w:color w:val="auto"/>
        </w:rPr>
        <w:t>.</w:t>
      </w:r>
      <w:r>
        <w:rPr>
          <w:rFonts w:ascii="Times New Roman" w:hAnsi="Times New Roman" w:cs="Times New Roman"/>
          <w:b/>
          <w:i w:val="0"/>
          <w:color w:val="auto"/>
        </w:rPr>
        <w:t xml:space="preserve"> Paquete de gestión de Producción</w:t>
      </w:r>
    </w:p>
    <w:p w:rsidR="00E36310" w:rsidRPr="00E36310" w:rsidRDefault="00E36310" w:rsidP="00E36310">
      <w:pPr>
        <w:jc w:val="center"/>
      </w:pPr>
      <w:r w:rsidRPr="00E36310">
        <w:rPr>
          <w:noProof/>
          <w:lang w:eastAsia="es-BO"/>
        </w:rPr>
        <w:drawing>
          <wp:inline distT="0" distB="0" distL="0" distR="0">
            <wp:extent cx="3905250" cy="30861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5250" cy="3086100"/>
                    </a:xfrm>
                    <a:prstGeom prst="rect">
                      <a:avLst/>
                    </a:prstGeom>
                    <a:noFill/>
                    <a:ln>
                      <a:noFill/>
                    </a:ln>
                  </pic:spPr>
                </pic:pic>
              </a:graphicData>
            </a:graphic>
          </wp:inline>
        </w:drawing>
      </w:r>
    </w:p>
    <w:p w:rsidR="00E36310" w:rsidRDefault="00E36310" w:rsidP="00E36310">
      <w:pPr>
        <w:pStyle w:val="Ttulo4"/>
        <w:ind w:firstLine="284"/>
        <w:rPr>
          <w:rFonts w:ascii="Times New Roman" w:hAnsi="Times New Roman" w:cs="Times New Roman"/>
          <w:b/>
          <w:i w:val="0"/>
          <w:color w:val="auto"/>
        </w:rPr>
      </w:pPr>
      <w:r>
        <w:rPr>
          <w:rFonts w:ascii="Times New Roman" w:hAnsi="Times New Roman" w:cs="Times New Roman"/>
          <w:b/>
          <w:i w:val="0"/>
          <w:color w:val="auto"/>
        </w:rPr>
        <w:t>4.1.1.4</w:t>
      </w:r>
      <w:r w:rsidRPr="00E36310">
        <w:rPr>
          <w:rFonts w:ascii="Times New Roman" w:hAnsi="Times New Roman" w:cs="Times New Roman"/>
          <w:b/>
          <w:i w:val="0"/>
          <w:color w:val="auto"/>
        </w:rPr>
        <w:t>.</w:t>
      </w:r>
      <w:r>
        <w:rPr>
          <w:rFonts w:ascii="Times New Roman" w:hAnsi="Times New Roman" w:cs="Times New Roman"/>
          <w:b/>
          <w:i w:val="0"/>
          <w:color w:val="auto"/>
        </w:rPr>
        <w:t xml:space="preserve"> Paquete de Administración</w:t>
      </w:r>
    </w:p>
    <w:p w:rsidR="00E36310" w:rsidRPr="00E36310" w:rsidRDefault="00E36310" w:rsidP="00E36310">
      <w:pPr>
        <w:jc w:val="center"/>
      </w:pPr>
      <w:r w:rsidRPr="00E36310">
        <w:rPr>
          <w:noProof/>
          <w:lang w:eastAsia="es-BO"/>
        </w:rPr>
        <w:drawing>
          <wp:inline distT="0" distB="0" distL="0" distR="0">
            <wp:extent cx="3905250" cy="25241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5250" cy="2524125"/>
                    </a:xfrm>
                    <a:prstGeom prst="rect">
                      <a:avLst/>
                    </a:prstGeom>
                    <a:noFill/>
                    <a:ln>
                      <a:noFill/>
                    </a:ln>
                  </pic:spPr>
                </pic:pic>
              </a:graphicData>
            </a:graphic>
          </wp:inline>
        </w:drawing>
      </w:r>
    </w:p>
    <w:p w:rsidR="002D718B" w:rsidRPr="0041783A" w:rsidRDefault="002D718B" w:rsidP="00133D47">
      <w:pPr>
        <w:pStyle w:val="Ttulo2"/>
        <w:numPr>
          <w:ilvl w:val="0"/>
          <w:numId w:val="4"/>
        </w:numPr>
        <w:ind w:hanging="720"/>
        <w:rPr>
          <w:rFonts w:ascii="Times New Roman" w:hAnsi="Times New Roman" w:cs="Times New Roman"/>
          <w:b/>
          <w:color w:val="auto"/>
        </w:rPr>
      </w:pPr>
      <w:r w:rsidRPr="0041783A">
        <w:rPr>
          <w:rFonts w:ascii="Times New Roman" w:hAnsi="Times New Roman" w:cs="Times New Roman"/>
          <w:b/>
          <w:color w:val="auto"/>
        </w:rPr>
        <w:lastRenderedPageBreak/>
        <w:t>ANALISIS DE CASOS DE USO</w:t>
      </w:r>
    </w:p>
    <w:p w:rsidR="00376FF1" w:rsidRDefault="007B37F4" w:rsidP="007B37F4">
      <w:pPr>
        <w:pStyle w:val="Ttulo3"/>
        <w:ind w:firstLine="273"/>
        <w:rPr>
          <w:rFonts w:ascii="Times New Roman" w:hAnsi="Times New Roman" w:cs="Times New Roman"/>
          <w:b/>
          <w:color w:val="auto"/>
        </w:rPr>
      </w:pPr>
      <w:r>
        <w:rPr>
          <w:rFonts w:ascii="Times New Roman" w:hAnsi="Times New Roman" w:cs="Times New Roman"/>
          <w:b/>
          <w:color w:val="auto"/>
        </w:rPr>
        <w:t xml:space="preserve">4.2.1. </w:t>
      </w:r>
      <w:r w:rsidR="00DC10F9">
        <w:rPr>
          <w:rFonts w:ascii="Times New Roman" w:hAnsi="Times New Roman" w:cs="Times New Roman"/>
          <w:b/>
          <w:color w:val="auto"/>
        </w:rPr>
        <w:t>CU1: Gestionar personal.</w:t>
      </w:r>
    </w:p>
    <w:p w:rsidR="0052727D" w:rsidRPr="0052727D" w:rsidRDefault="0052727D" w:rsidP="0052727D">
      <w:pPr>
        <w:jc w:val="center"/>
      </w:pPr>
      <w:r w:rsidRPr="0052727D">
        <w:rPr>
          <w:noProof/>
          <w:lang w:eastAsia="es-BO"/>
        </w:rPr>
        <w:drawing>
          <wp:inline distT="0" distB="0" distL="0" distR="0">
            <wp:extent cx="6047740" cy="553344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4446" cy="5539582"/>
                    </a:xfrm>
                    <a:prstGeom prst="rect">
                      <a:avLst/>
                    </a:prstGeom>
                    <a:noFill/>
                    <a:ln>
                      <a:noFill/>
                    </a:ln>
                  </pic:spPr>
                </pic:pic>
              </a:graphicData>
            </a:graphic>
          </wp:inline>
        </w:drawing>
      </w:r>
    </w:p>
    <w:p w:rsidR="00DC10F9" w:rsidRDefault="00DC10F9" w:rsidP="007B37F4">
      <w:pPr>
        <w:pStyle w:val="Ttulo3"/>
        <w:ind w:firstLine="273"/>
        <w:rPr>
          <w:rFonts w:ascii="Times New Roman" w:hAnsi="Times New Roman" w:cs="Times New Roman"/>
          <w:b/>
          <w:color w:val="auto"/>
        </w:rPr>
      </w:pPr>
      <w:r>
        <w:rPr>
          <w:rFonts w:ascii="Times New Roman" w:hAnsi="Times New Roman" w:cs="Times New Roman"/>
          <w:b/>
          <w:color w:val="auto"/>
        </w:rPr>
        <w:lastRenderedPageBreak/>
        <w:t>4.2.2.</w:t>
      </w:r>
      <w:r w:rsidR="007B37F4">
        <w:rPr>
          <w:rFonts w:ascii="Times New Roman" w:hAnsi="Times New Roman" w:cs="Times New Roman"/>
          <w:b/>
          <w:color w:val="auto"/>
        </w:rPr>
        <w:t xml:space="preserve"> CU2</w:t>
      </w:r>
      <w:r>
        <w:rPr>
          <w:rFonts w:ascii="Times New Roman" w:hAnsi="Times New Roman" w:cs="Times New Roman"/>
          <w:b/>
          <w:color w:val="auto"/>
        </w:rPr>
        <w:t xml:space="preserve">: Gestionar </w:t>
      </w:r>
      <w:r w:rsidR="007B37F4">
        <w:rPr>
          <w:rFonts w:ascii="Times New Roman" w:hAnsi="Times New Roman" w:cs="Times New Roman"/>
          <w:b/>
          <w:color w:val="auto"/>
        </w:rPr>
        <w:t>equipo pesado</w:t>
      </w:r>
      <w:r>
        <w:rPr>
          <w:rFonts w:ascii="Times New Roman" w:hAnsi="Times New Roman" w:cs="Times New Roman"/>
          <w:b/>
          <w:color w:val="auto"/>
        </w:rPr>
        <w:t>.</w:t>
      </w:r>
    </w:p>
    <w:p w:rsidR="00F14664" w:rsidRPr="00F14664" w:rsidRDefault="00341365" w:rsidP="00F14664">
      <w:r w:rsidRPr="00341365">
        <w:rPr>
          <w:noProof/>
          <w:lang w:eastAsia="es-BO"/>
        </w:rPr>
        <w:drawing>
          <wp:inline distT="0" distB="0" distL="0" distR="0">
            <wp:extent cx="5612130" cy="6310587"/>
            <wp:effectExtent l="0" t="0" r="762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6310587"/>
                    </a:xfrm>
                    <a:prstGeom prst="rect">
                      <a:avLst/>
                    </a:prstGeom>
                    <a:noFill/>
                    <a:ln>
                      <a:noFill/>
                    </a:ln>
                  </pic:spPr>
                </pic:pic>
              </a:graphicData>
            </a:graphic>
          </wp:inline>
        </w:drawing>
      </w:r>
    </w:p>
    <w:p w:rsidR="007B37F4" w:rsidRDefault="007B37F4" w:rsidP="007B37F4">
      <w:pPr>
        <w:pStyle w:val="Ttulo3"/>
        <w:ind w:firstLine="273"/>
        <w:rPr>
          <w:rFonts w:ascii="Times New Roman" w:hAnsi="Times New Roman" w:cs="Times New Roman"/>
          <w:b/>
          <w:color w:val="auto"/>
        </w:rPr>
      </w:pPr>
      <w:r>
        <w:rPr>
          <w:rFonts w:ascii="Times New Roman" w:hAnsi="Times New Roman" w:cs="Times New Roman"/>
          <w:b/>
          <w:color w:val="auto"/>
        </w:rPr>
        <w:lastRenderedPageBreak/>
        <w:t>4.2.3. CU3: Gestionar ítem obra.</w:t>
      </w:r>
    </w:p>
    <w:p w:rsidR="00766B12" w:rsidRPr="00766B12" w:rsidRDefault="00766B12" w:rsidP="00766B12">
      <w:r w:rsidRPr="00766B12">
        <w:rPr>
          <w:noProof/>
          <w:lang w:eastAsia="es-BO"/>
        </w:rPr>
        <w:drawing>
          <wp:inline distT="0" distB="0" distL="0" distR="0">
            <wp:extent cx="5612130" cy="613634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6136340"/>
                    </a:xfrm>
                    <a:prstGeom prst="rect">
                      <a:avLst/>
                    </a:prstGeom>
                    <a:noFill/>
                    <a:ln>
                      <a:noFill/>
                    </a:ln>
                  </pic:spPr>
                </pic:pic>
              </a:graphicData>
            </a:graphic>
          </wp:inline>
        </w:drawing>
      </w:r>
    </w:p>
    <w:p w:rsidR="007B37F4" w:rsidRDefault="007B37F4" w:rsidP="007B37F4">
      <w:pPr>
        <w:pStyle w:val="Ttulo3"/>
        <w:ind w:firstLine="273"/>
        <w:rPr>
          <w:rFonts w:ascii="Times New Roman" w:hAnsi="Times New Roman" w:cs="Times New Roman"/>
          <w:b/>
          <w:color w:val="auto"/>
        </w:rPr>
      </w:pPr>
      <w:r>
        <w:rPr>
          <w:rFonts w:ascii="Times New Roman" w:hAnsi="Times New Roman" w:cs="Times New Roman"/>
          <w:b/>
          <w:color w:val="auto"/>
        </w:rPr>
        <w:lastRenderedPageBreak/>
        <w:t>4.2.4. CU4: Gestionar actividades improductivas.</w:t>
      </w:r>
    </w:p>
    <w:p w:rsidR="00766B12" w:rsidRPr="00766B12" w:rsidRDefault="00766B12" w:rsidP="00766B12">
      <w:r w:rsidRPr="00766B12">
        <w:rPr>
          <w:noProof/>
          <w:lang w:eastAsia="es-BO"/>
        </w:rPr>
        <w:drawing>
          <wp:inline distT="0" distB="0" distL="0" distR="0">
            <wp:extent cx="5612130" cy="4795308"/>
            <wp:effectExtent l="0" t="0" r="7620" b="571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4795308"/>
                    </a:xfrm>
                    <a:prstGeom prst="rect">
                      <a:avLst/>
                    </a:prstGeom>
                    <a:noFill/>
                    <a:ln>
                      <a:noFill/>
                    </a:ln>
                  </pic:spPr>
                </pic:pic>
              </a:graphicData>
            </a:graphic>
          </wp:inline>
        </w:drawing>
      </w:r>
    </w:p>
    <w:p w:rsidR="007B37F4" w:rsidRDefault="007B37F4" w:rsidP="007B37F4">
      <w:pPr>
        <w:pStyle w:val="Ttulo3"/>
        <w:ind w:firstLine="273"/>
        <w:rPr>
          <w:rFonts w:ascii="Times New Roman" w:hAnsi="Times New Roman" w:cs="Times New Roman"/>
          <w:b/>
          <w:color w:val="auto"/>
        </w:rPr>
      </w:pPr>
      <w:r>
        <w:rPr>
          <w:rFonts w:ascii="Times New Roman" w:hAnsi="Times New Roman" w:cs="Times New Roman"/>
          <w:b/>
          <w:color w:val="auto"/>
        </w:rPr>
        <w:lastRenderedPageBreak/>
        <w:t>4.2.5. CU5: Gestionar orden de trabajo.</w:t>
      </w:r>
    </w:p>
    <w:p w:rsidR="00814296" w:rsidRPr="00814296" w:rsidRDefault="00814296" w:rsidP="00814296">
      <w:r w:rsidRPr="00814296">
        <w:rPr>
          <w:noProof/>
          <w:lang w:eastAsia="es-BO"/>
        </w:rPr>
        <w:drawing>
          <wp:inline distT="0" distB="0" distL="0" distR="0">
            <wp:extent cx="5612130" cy="6691386"/>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6691386"/>
                    </a:xfrm>
                    <a:prstGeom prst="rect">
                      <a:avLst/>
                    </a:prstGeom>
                    <a:noFill/>
                    <a:ln>
                      <a:noFill/>
                    </a:ln>
                  </pic:spPr>
                </pic:pic>
              </a:graphicData>
            </a:graphic>
          </wp:inline>
        </w:drawing>
      </w:r>
    </w:p>
    <w:p w:rsidR="007B37F4" w:rsidRDefault="007B37F4" w:rsidP="007B37F4">
      <w:pPr>
        <w:pStyle w:val="Ttulo3"/>
        <w:ind w:firstLine="273"/>
        <w:rPr>
          <w:rFonts w:ascii="Times New Roman" w:hAnsi="Times New Roman" w:cs="Times New Roman"/>
          <w:b/>
          <w:color w:val="auto"/>
        </w:rPr>
      </w:pPr>
      <w:r>
        <w:rPr>
          <w:rFonts w:ascii="Times New Roman" w:hAnsi="Times New Roman" w:cs="Times New Roman"/>
          <w:b/>
          <w:color w:val="auto"/>
        </w:rPr>
        <w:lastRenderedPageBreak/>
        <w:t>4.2.6. CU6: Gestionar transferencia de personal.</w:t>
      </w:r>
    </w:p>
    <w:p w:rsidR="007B37F4" w:rsidRDefault="007B37F4" w:rsidP="007B37F4">
      <w:pPr>
        <w:pStyle w:val="Ttulo3"/>
        <w:ind w:firstLine="273"/>
        <w:rPr>
          <w:rFonts w:ascii="Times New Roman" w:hAnsi="Times New Roman" w:cs="Times New Roman"/>
          <w:b/>
          <w:color w:val="auto"/>
        </w:rPr>
      </w:pPr>
      <w:r>
        <w:rPr>
          <w:rFonts w:ascii="Times New Roman" w:hAnsi="Times New Roman" w:cs="Times New Roman"/>
          <w:b/>
          <w:color w:val="auto"/>
        </w:rPr>
        <w:t>4.2.7. CU7: Gestionar transferencia de equipo pesado.</w:t>
      </w:r>
    </w:p>
    <w:p w:rsidR="007B37F4" w:rsidRDefault="007B37F4" w:rsidP="007B37F4">
      <w:pPr>
        <w:pStyle w:val="Ttulo3"/>
        <w:ind w:firstLine="273"/>
        <w:rPr>
          <w:rFonts w:ascii="Times New Roman" w:hAnsi="Times New Roman" w:cs="Times New Roman"/>
          <w:b/>
          <w:color w:val="auto"/>
        </w:rPr>
      </w:pPr>
      <w:r>
        <w:rPr>
          <w:rFonts w:ascii="Times New Roman" w:hAnsi="Times New Roman" w:cs="Times New Roman"/>
          <w:b/>
          <w:color w:val="auto"/>
        </w:rPr>
        <w:t>4.2.8. CU8: Gestionar parte diario de equipo.</w:t>
      </w:r>
    </w:p>
    <w:p w:rsidR="007B37F4" w:rsidRDefault="007B37F4" w:rsidP="007B37F4">
      <w:pPr>
        <w:pStyle w:val="Ttulo3"/>
        <w:ind w:firstLine="273"/>
        <w:rPr>
          <w:rFonts w:ascii="Times New Roman" w:hAnsi="Times New Roman" w:cs="Times New Roman"/>
          <w:b/>
          <w:color w:val="auto"/>
        </w:rPr>
      </w:pPr>
      <w:r>
        <w:rPr>
          <w:rFonts w:ascii="Times New Roman" w:hAnsi="Times New Roman" w:cs="Times New Roman"/>
          <w:b/>
          <w:color w:val="auto"/>
        </w:rPr>
        <w:t xml:space="preserve">4.2.9. CU9: </w:t>
      </w:r>
      <w:r w:rsidR="007B6840">
        <w:rPr>
          <w:rFonts w:ascii="Times New Roman" w:hAnsi="Times New Roman" w:cs="Times New Roman"/>
          <w:b/>
          <w:color w:val="auto"/>
        </w:rPr>
        <w:t>Administrar gestiones de trabajo</w:t>
      </w:r>
      <w:r>
        <w:rPr>
          <w:rFonts w:ascii="Times New Roman" w:hAnsi="Times New Roman" w:cs="Times New Roman"/>
          <w:b/>
          <w:color w:val="auto"/>
        </w:rPr>
        <w:t>.</w:t>
      </w:r>
    </w:p>
    <w:p w:rsidR="007B37F4" w:rsidRDefault="007B37F4" w:rsidP="007B37F4">
      <w:pPr>
        <w:pStyle w:val="Ttulo3"/>
        <w:ind w:firstLine="273"/>
        <w:rPr>
          <w:rFonts w:ascii="Times New Roman" w:hAnsi="Times New Roman" w:cs="Times New Roman"/>
          <w:b/>
          <w:color w:val="auto"/>
        </w:rPr>
      </w:pPr>
      <w:r>
        <w:rPr>
          <w:rFonts w:ascii="Times New Roman" w:hAnsi="Times New Roman" w:cs="Times New Roman"/>
          <w:b/>
          <w:color w:val="auto"/>
        </w:rPr>
        <w:t>4.2.10. CU10: Gestionar baja de equipo pesado</w:t>
      </w:r>
    </w:p>
    <w:p w:rsidR="007B37F4" w:rsidRDefault="007B37F4" w:rsidP="007B37F4">
      <w:pPr>
        <w:pStyle w:val="Ttulo3"/>
        <w:ind w:firstLine="273"/>
        <w:rPr>
          <w:rFonts w:ascii="Times New Roman" w:hAnsi="Times New Roman" w:cs="Times New Roman"/>
          <w:b/>
          <w:color w:val="auto"/>
        </w:rPr>
      </w:pPr>
      <w:r>
        <w:rPr>
          <w:rFonts w:ascii="Times New Roman" w:hAnsi="Times New Roman" w:cs="Times New Roman"/>
          <w:b/>
          <w:color w:val="auto"/>
        </w:rPr>
        <w:t>4.2.11. CU11: Gestionar baja de personal.</w:t>
      </w:r>
    </w:p>
    <w:p w:rsidR="00DC10F9" w:rsidRDefault="002B79BA" w:rsidP="009C645F">
      <w:pPr>
        <w:pStyle w:val="Ttulo1"/>
        <w:tabs>
          <w:tab w:val="left" w:pos="3840"/>
        </w:tabs>
        <w:rPr>
          <w:rFonts w:ascii="Times New Roman" w:hAnsi="Times New Roman" w:cs="Times New Roman"/>
          <w:b/>
          <w:color w:val="auto"/>
        </w:rPr>
      </w:pPr>
      <w:r>
        <w:rPr>
          <w:rFonts w:ascii="Times New Roman" w:hAnsi="Times New Roman" w:cs="Times New Roman"/>
          <w:b/>
          <w:color w:val="auto"/>
        </w:rPr>
        <w:t>CAPITULO 5: DISEÑO</w:t>
      </w:r>
      <w:r w:rsidR="009C645F">
        <w:rPr>
          <w:rFonts w:ascii="Times New Roman" w:hAnsi="Times New Roman" w:cs="Times New Roman"/>
          <w:b/>
          <w:color w:val="auto"/>
        </w:rPr>
        <w:tab/>
      </w:r>
    </w:p>
    <w:p w:rsidR="002B79BA" w:rsidRDefault="00A65244" w:rsidP="009C645F">
      <w:pPr>
        <w:pStyle w:val="Ttulo2"/>
        <w:rPr>
          <w:rFonts w:ascii="Times New Roman" w:hAnsi="Times New Roman" w:cs="Times New Roman"/>
          <w:b/>
          <w:color w:val="auto"/>
        </w:rPr>
      </w:pPr>
      <w:r>
        <w:rPr>
          <w:rFonts w:ascii="Times New Roman" w:hAnsi="Times New Roman" w:cs="Times New Roman"/>
          <w:b/>
          <w:color w:val="auto"/>
        </w:rPr>
        <w:t xml:space="preserve">5.1. </w:t>
      </w:r>
      <w:r w:rsidR="009C645F" w:rsidRPr="009C645F">
        <w:rPr>
          <w:rFonts w:ascii="Times New Roman" w:hAnsi="Times New Roman" w:cs="Times New Roman"/>
          <w:b/>
          <w:color w:val="auto"/>
        </w:rPr>
        <w:t>DISEÑO DE LA ARQUITECTURA</w:t>
      </w:r>
    </w:p>
    <w:p w:rsidR="00A65244" w:rsidRDefault="00A65244" w:rsidP="00A65244">
      <w:pPr>
        <w:pStyle w:val="Ttulo3"/>
        <w:rPr>
          <w:rFonts w:ascii="Times New Roman" w:hAnsi="Times New Roman" w:cs="Times New Roman"/>
          <w:b/>
          <w:color w:val="auto"/>
        </w:rPr>
      </w:pPr>
      <w:r>
        <w:rPr>
          <w:rFonts w:ascii="Times New Roman" w:hAnsi="Times New Roman" w:cs="Times New Roman"/>
          <w:b/>
          <w:color w:val="auto"/>
        </w:rPr>
        <w:t>5.1.1. Paquete de administración</w:t>
      </w:r>
    </w:p>
    <w:p w:rsidR="00243FE6" w:rsidRPr="00243FE6" w:rsidRDefault="00243FE6" w:rsidP="00243FE6">
      <w:pPr>
        <w:jc w:val="center"/>
      </w:pPr>
      <w:r w:rsidRPr="00243FE6">
        <w:rPr>
          <w:noProof/>
          <w:lang w:eastAsia="es-BO"/>
        </w:rPr>
        <w:drawing>
          <wp:inline distT="0" distB="0" distL="0" distR="0">
            <wp:extent cx="4610100" cy="300037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0100" cy="3000375"/>
                    </a:xfrm>
                    <a:prstGeom prst="rect">
                      <a:avLst/>
                    </a:prstGeom>
                    <a:noFill/>
                    <a:ln>
                      <a:noFill/>
                    </a:ln>
                  </pic:spPr>
                </pic:pic>
              </a:graphicData>
            </a:graphic>
          </wp:inline>
        </w:drawing>
      </w:r>
    </w:p>
    <w:p w:rsidR="00A65244" w:rsidRDefault="00A65244" w:rsidP="00A65244">
      <w:pPr>
        <w:pStyle w:val="Ttulo3"/>
        <w:rPr>
          <w:rFonts w:ascii="Times New Roman" w:hAnsi="Times New Roman" w:cs="Times New Roman"/>
          <w:b/>
          <w:color w:val="auto"/>
        </w:rPr>
      </w:pPr>
      <w:r>
        <w:rPr>
          <w:rFonts w:ascii="Times New Roman" w:hAnsi="Times New Roman" w:cs="Times New Roman"/>
          <w:b/>
          <w:color w:val="auto"/>
        </w:rPr>
        <w:t>5.1.2. Paquete de gestión de equipos</w:t>
      </w:r>
    </w:p>
    <w:p w:rsidR="00243FE6" w:rsidRPr="00243FE6" w:rsidRDefault="00243FE6" w:rsidP="00243FE6">
      <w:pPr>
        <w:jc w:val="center"/>
      </w:pPr>
      <w:r w:rsidRPr="00243FE6">
        <w:rPr>
          <w:noProof/>
          <w:lang w:eastAsia="es-BO"/>
        </w:rPr>
        <w:drawing>
          <wp:inline distT="0" distB="0" distL="0" distR="0">
            <wp:extent cx="4543425" cy="271462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3425" cy="2714625"/>
                    </a:xfrm>
                    <a:prstGeom prst="rect">
                      <a:avLst/>
                    </a:prstGeom>
                    <a:noFill/>
                    <a:ln>
                      <a:noFill/>
                    </a:ln>
                  </pic:spPr>
                </pic:pic>
              </a:graphicData>
            </a:graphic>
          </wp:inline>
        </w:drawing>
      </w:r>
    </w:p>
    <w:p w:rsidR="00A65244" w:rsidRDefault="00A65244" w:rsidP="00A65244">
      <w:pPr>
        <w:pStyle w:val="Ttulo3"/>
        <w:rPr>
          <w:rFonts w:ascii="Times New Roman" w:hAnsi="Times New Roman" w:cs="Times New Roman"/>
          <w:b/>
          <w:color w:val="auto"/>
        </w:rPr>
      </w:pPr>
      <w:r>
        <w:rPr>
          <w:rFonts w:ascii="Times New Roman" w:hAnsi="Times New Roman" w:cs="Times New Roman"/>
          <w:b/>
          <w:color w:val="auto"/>
        </w:rPr>
        <w:lastRenderedPageBreak/>
        <w:t>5.1.3. Paquete de gestión de personal</w:t>
      </w:r>
    </w:p>
    <w:p w:rsidR="00243FE6" w:rsidRPr="00243FE6" w:rsidRDefault="00243FE6" w:rsidP="00243FE6">
      <w:pPr>
        <w:jc w:val="center"/>
      </w:pPr>
      <w:r w:rsidRPr="00243FE6">
        <w:rPr>
          <w:noProof/>
          <w:lang w:eastAsia="es-BO"/>
        </w:rPr>
        <w:drawing>
          <wp:inline distT="0" distB="0" distL="0" distR="0">
            <wp:extent cx="4238625" cy="285750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38625" cy="2857500"/>
                    </a:xfrm>
                    <a:prstGeom prst="rect">
                      <a:avLst/>
                    </a:prstGeom>
                    <a:noFill/>
                    <a:ln>
                      <a:noFill/>
                    </a:ln>
                  </pic:spPr>
                </pic:pic>
              </a:graphicData>
            </a:graphic>
          </wp:inline>
        </w:drawing>
      </w:r>
    </w:p>
    <w:p w:rsidR="00A65244" w:rsidRDefault="00A65244" w:rsidP="00A65244">
      <w:pPr>
        <w:pStyle w:val="Ttulo3"/>
        <w:rPr>
          <w:rFonts w:ascii="Times New Roman" w:hAnsi="Times New Roman" w:cs="Times New Roman"/>
          <w:b/>
          <w:color w:val="auto"/>
        </w:rPr>
      </w:pPr>
      <w:r>
        <w:rPr>
          <w:rFonts w:ascii="Times New Roman" w:hAnsi="Times New Roman" w:cs="Times New Roman"/>
          <w:b/>
          <w:color w:val="auto"/>
        </w:rPr>
        <w:t xml:space="preserve">5.1.4. Paquete de gestión de </w:t>
      </w:r>
      <w:r w:rsidR="00243FE6">
        <w:rPr>
          <w:rFonts w:ascii="Times New Roman" w:hAnsi="Times New Roman" w:cs="Times New Roman"/>
          <w:b/>
          <w:color w:val="auto"/>
        </w:rPr>
        <w:t>producción</w:t>
      </w:r>
    </w:p>
    <w:p w:rsidR="00243FE6" w:rsidRPr="00243FE6" w:rsidRDefault="00243FE6" w:rsidP="00243FE6">
      <w:pPr>
        <w:jc w:val="center"/>
      </w:pPr>
      <w:r w:rsidRPr="00243FE6">
        <w:rPr>
          <w:noProof/>
          <w:lang w:eastAsia="es-BO"/>
        </w:rPr>
        <w:drawing>
          <wp:inline distT="0" distB="0" distL="0" distR="0">
            <wp:extent cx="4333875" cy="273367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3875" cy="2733675"/>
                    </a:xfrm>
                    <a:prstGeom prst="rect">
                      <a:avLst/>
                    </a:prstGeom>
                    <a:noFill/>
                    <a:ln>
                      <a:noFill/>
                    </a:ln>
                  </pic:spPr>
                </pic:pic>
              </a:graphicData>
            </a:graphic>
          </wp:inline>
        </w:drawing>
      </w:r>
    </w:p>
    <w:p w:rsidR="00A65244" w:rsidRDefault="00A0408D" w:rsidP="00A0408D">
      <w:pPr>
        <w:pStyle w:val="Ttulo2"/>
        <w:rPr>
          <w:rFonts w:ascii="Times New Roman" w:hAnsi="Times New Roman" w:cs="Times New Roman"/>
          <w:b/>
          <w:color w:val="auto"/>
        </w:rPr>
      </w:pPr>
      <w:r>
        <w:rPr>
          <w:rFonts w:ascii="Times New Roman" w:hAnsi="Times New Roman" w:cs="Times New Roman"/>
          <w:b/>
          <w:color w:val="auto"/>
        </w:rPr>
        <w:t xml:space="preserve">5.2. DISEÑO </w:t>
      </w:r>
      <w:r w:rsidR="00756A53">
        <w:rPr>
          <w:rFonts w:ascii="Times New Roman" w:hAnsi="Times New Roman" w:cs="Times New Roman"/>
          <w:b/>
          <w:color w:val="auto"/>
        </w:rPr>
        <w:t>DE LA INTERFAZ</w:t>
      </w:r>
    </w:p>
    <w:p w:rsidR="00A0408D" w:rsidRDefault="00A0408D" w:rsidP="00A0408D">
      <w:pPr>
        <w:pStyle w:val="Ttulo3"/>
        <w:rPr>
          <w:rFonts w:ascii="Times New Roman" w:hAnsi="Times New Roman" w:cs="Times New Roman"/>
          <w:b/>
          <w:color w:val="auto"/>
        </w:rPr>
      </w:pPr>
      <w:r>
        <w:rPr>
          <w:rFonts w:ascii="Times New Roman" w:hAnsi="Times New Roman" w:cs="Times New Roman"/>
          <w:b/>
          <w:color w:val="auto"/>
        </w:rPr>
        <w:t>5.2.1. CU01: Gestionar personal</w:t>
      </w:r>
    </w:p>
    <w:p w:rsidR="00756A53" w:rsidRDefault="00756A53" w:rsidP="00666F46">
      <w:pPr>
        <w:pStyle w:val="EstiloSW1"/>
        <w:numPr>
          <w:ilvl w:val="0"/>
          <w:numId w:val="56"/>
        </w:numPr>
      </w:pPr>
      <w:r>
        <w:rPr>
          <w:noProof/>
          <w:lang w:eastAsia="es-BO"/>
        </w:rPr>
        <w:drawing>
          <wp:anchor distT="0" distB="0" distL="114300" distR="114300" simplePos="0" relativeHeight="251686912" behindDoc="1" locked="0" layoutInCell="1" allowOverlap="1" wp14:anchorId="0356D5D7" wp14:editId="35564949">
            <wp:simplePos x="0" y="0"/>
            <wp:positionH relativeFrom="column">
              <wp:posOffset>-318135</wp:posOffset>
            </wp:positionH>
            <wp:positionV relativeFrom="paragraph">
              <wp:posOffset>271780</wp:posOffset>
            </wp:positionV>
            <wp:extent cx="5600700" cy="1019175"/>
            <wp:effectExtent l="0" t="0" r="0" b="952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00700" cy="1019175"/>
                    </a:xfrm>
                    <a:prstGeom prst="rect">
                      <a:avLst/>
                    </a:prstGeom>
                    <a:noFill/>
                    <a:ln>
                      <a:noFill/>
                    </a:ln>
                  </pic:spPr>
                </pic:pic>
              </a:graphicData>
            </a:graphic>
          </wp:anchor>
        </w:drawing>
      </w:r>
      <w:r>
        <w:t>Vista índice de personal</w:t>
      </w:r>
    </w:p>
    <w:p w:rsidR="00756A53" w:rsidRDefault="00756A53" w:rsidP="00756A53">
      <w:pPr>
        <w:pStyle w:val="EstiloSW1"/>
        <w:ind w:left="1440"/>
      </w:pPr>
    </w:p>
    <w:p w:rsidR="00756A53" w:rsidRDefault="00756A53" w:rsidP="00756A53">
      <w:pPr>
        <w:pStyle w:val="EstiloSW1"/>
        <w:ind w:left="1440"/>
      </w:pPr>
    </w:p>
    <w:p w:rsidR="00756A53" w:rsidRDefault="00756A53" w:rsidP="00756A53">
      <w:pPr>
        <w:pStyle w:val="EstiloSW1"/>
        <w:ind w:left="1440"/>
      </w:pPr>
    </w:p>
    <w:p w:rsidR="00756A53" w:rsidRDefault="00756A53" w:rsidP="00756A53">
      <w:pPr>
        <w:pStyle w:val="EstiloSW1"/>
        <w:ind w:left="1440"/>
      </w:pPr>
    </w:p>
    <w:p w:rsidR="00756A53" w:rsidRDefault="00756A53" w:rsidP="00756A53">
      <w:pPr>
        <w:pStyle w:val="EstiloSW1"/>
        <w:ind w:left="1440"/>
      </w:pPr>
    </w:p>
    <w:p w:rsidR="00756A53" w:rsidRDefault="00756A53" w:rsidP="00666F46">
      <w:pPr>
        <w:pStyle w:val="EstiloSW1"/>
        <w:numPr>
          <w:ilvl w:val="0"/>
          <w:numId w:val="56"/>
        </w:numPr>
      </w:pPr>
      <w:r>
        <w:rPr>
          <w:noProof/>
          <w:lang w:eastAsia="es-BO"/>
        </w:rPr>
        <w:lastRenderedPageBreak/>
        <w:drawing>
          <wp:anchor distT="0" distB="0" distL="114300" distR="114300" simplePos="0" relativeHeight="251687936" behindDoc="1" locked="0" layoutInCell="1" allowOverlap="1" wp14:anchorId="4A3B0F11" wp14:editId="56BDD258">
            <wp:simplePos x="0" y="0"/>
            <wp:positionH relativeFrom="column">
              <wp:posOffset>158115</wp:posOffset>
            </wp:positionH>
            <wp:positionV relativeFrom="paragraph">
              <wp:posOffset>271145</wp:posOffset>
            </wp:positionV>
            <wp:extent cx="5610225" cy="3067050"/>
            <wp:effectExtent l="0" t="0" r="9525"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3067050"/>
                    </a:xfrm>
                    <a:prstGeom prst="rect">
                      <a:avLst/>
                    </a:prstGeom>
                    <a:noFill/>
                    <a:ln>
                      <a:noFill/>
                    </a:ln>
                  </pic:spPr>
                </pic:pic>
              </a:graphicData>
            </a:graphic>
          </wp:anchor>
        </w:drawing>
      </w:r>
      <w:r>
        <w:t>Vista del formulario de ingreso de datos</w:t>
      </w:r>
    </w:p>
    <w:p w:rsidR="00756A53" w:rsidRDefault="00756A53" w:rsidP="00756A53">
      <w:pPr>
        <w:pStyle w:val="EstiloSW1"/>
        <w:ind w:left="1440"/>
      </w:pPr>
    </w:p>
    <w:p w:rsidR="00756A53" w:rsidRDefault="00756A53" w:rsidP="00756A53">
      <w:pPr>
        <w:pStyle w:val="EstiloSW1"/>
        <w:ind w:left="1440"/>
        <w:jc w:val="center"/>
      </w:pPr>
    </w:p>
    <w:p w:rsidR="00756A53" w:rsidRDefault="00756A53" w:rsidP="00756A53">
      <w:pPr>
        <w:pStyle w:val="EstiloSW1"/>
        <w:ind w:left="1440"/>
        <w:jc w:val="center"/>
      </w:pPr>
    </w:p>
    <w:p w:rsidR="00756A53" w:rsidRDefault="00756A53" w:rsidP="00756A53">
      <w:pPr>
        <w:pStyle w:val="EstiloSW1"/>
        <w:ind w:left="1440"/>
        <w:jc w:val="center"/>
      </w:pPr>
    </w:p>
    <w:p w:rsidR="00756A53" w:rsidRDefault="00756A53" w:rsidP="00756A53">
      <w:pPr>
        <w:pStyle w:val="EstiloSW1"/>
        <w:ind w:left="1440"/>
        <w:jc w:val="center"/>
      </w:pPr>
    </w:p>
    <w:p w:rsidR="00756A53" w:rsidRDefault="00756A53" w:rsidP="00756A53">
      <w:pPr>
        <w:pStyle w:val="EstiloSW1"/>
        <w:ind w:left="1440"/>
        <w:jc w:val="center"/>
      </w:pPr>
    </w:p>
    <w:p w:rsidR="00756A53" w:rsidRDefault="00756A53" w:rsidP="00756A53">
      <w:pPr>
        <w:pStyle w:val="EstiloSW1"/>
        <w:ind w:left="1440"/>
        <w:jc w:val="center"/>
      </w:pPr>
    </w:p>
    <w:p w:rsidR="00756A53" w:rsidRDefault="00756A53" w:rsidP="00756A53">
      <w:pPr>
        <w:pStyle w:val="EstiloSW1"/>
        <w:ind w:left="1440"/>
        <w:jc w:val="center"/>
      </w:pPr>
    </w:p>
    <w:p w:rsidR="00756A53" w:rsidRDefault="00756A53" w:rsidP="00756A53">
      <w:pPr>
        <w:pStyle w:val="EstiloSW1"/>
        <w:ind w:left="1440"/>
        <w:jc w:val="center"/>
      </w:pPr>
    </w:p>
    <w:p w:rsidR="00756A53" w:rsidRDefault="00756A53" w:rsidP="00756A53">
      <w:pPr>
        <w:pStyle w:val="EstiloSW1"/>
        <w:ind w:left="1440"/>
        <w:jc w:val="center"/>
      </w:pPr>
    </w:p>
    <w:p w:rsidR="00756A53" w:rsidRDefault="00756A53" w:rsidP="00756A53">
      <w:pPr>
        <w:pStyle w:val="EstiloSW1"/>
        <w:ind w:left="1440"/>
        <w:jc w:val="center"/>
      </w:pPr>
    </w:p>
    <w:p w:rsidR="00756A53" w:rsidRPr="00756A53" w:rsidRDefault="00756A53" w:rsidP="00756A53">
      <w:pPr>
        <w:pStyle w:val="EstiloSW1"/>
        <w:ind w:left="0"/>
      </w:pPr>
    </w:p>
    <w:p w:rsidR="00A0408D" w:rsidRDefault="00A0408D" w:rsidP="00A0408D">
      <w:pPr>
        <w:pStyle w:val="Ttulo3"/>
        <w:rPr>
          <w:rFonts w:ascii="Times New Roman" w:hAnsi="Times New Roman" w:cs="Times New Roman"/>
          <w:b/>
          <w:color w:val="auto"/>
        </w:rPr>
      </w:pPr>
      <w:r>
        <w:rPr>
          <w:rFonts w:ascii="Times New Roman" w:hAnsi="Times New Roman" w:cs="Times New Roman"/>
          <w:b/>
          <w:color w:val="auto"/>
        </w:rPr>
        <w:t>5.2.2. CU02: Gestionar equipo pesado</w:t>
      </w:r>
    </w:p>
    <w:p w:rsidR="00756A53" w:rsidRDefault="002E03ED" w:rsidP="00666F46">
      <w:pPr>
        <w:pStyle w:val="EstiloSW1"/>
        <w:numPr>
          <w:ilvl w:val="0"/>
          <w:numId w:val="57"/>
        </w:numPr>
      </w:pPr>
      <w:r>
        <w:rPr>
          <w:noProof/>
          <w:lang w:eastAsia="es-BO"/>
        </w:rPr>
        <w:drawing>
          <wp:anchor distT="0" distB="0" distL="114300" distR="114300" simplePos="0" relativeHeight="251688960" behindDoc="1" locked="0" layoutInCell="1" allowOverlap="1" wp14:anchorId="603C5FDA" wp14:editId="07361886">
            <wp:simplePos x="0" y="0"/>
            <wp:positionH relativeFrom="column">
              <wp:posOffset>-80010</wp:posOffset>
            </wp:positionH>
            <wp:positionV relativeFrom="paragraph">
              <wp:posOffset>219075</wp:posOffset>
            </wp:positionV>
            <wp:extent cx="5610225" cy="1114425"/>
            <wp:effectExtent l="0" t="0" r="9525" b="9525"/>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0225" cy="1114425"/>
                    </a:xfrm>
                    <a:prstGeom prst="rect">
                      <a:avLst/>
                    </a:prstGeom>
                    <a:noFill/>
                    <a:ln>
                      <a:noFill/>
                    </a:ln>
                  </pic:spPr>
                </pic:pic>
              </a:graphicData>
            </a:graphic>
          </wp:anchor>
        </w:drawing>
      </w:r>
      <w:r w:rsidR="00756A53">
        <w:t>Vista índice de equipo pesado</w:t>
      </w: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jc w:val="center"/>
      </w:pPr>
    </w:p>
    <w:p w:rsidR="00756A53" w:rsidRDefault="002E03ED" w:rsidP="00666F46">
      <w:pPr>
        <w:pStyle w:val="EstiloSW1"/>
        <w:numPr>
          <w:ilvl w:val="0"/>
          <w:numId w:val="57"/>
        </w:numPr>
      </w:pPr>
      <w:r>
        <w:rPr>
          <w:noProof/>
          <w:lang w:eastAsia="es-BO"/>
        </w:rPr>
        <w:drawing>
          <wp:anchor distT="0" distB="0" distL="114300" distR="114300" simplePos="0" relativeHeight="251689984" behindDoc="1" locked="0" layoutInCell="1" allowOverlap="1" wp14:anchorId="6944B2DA" wp14:editId="0B8E484A">
            <wp:simplePos x="0" y="0"/>
            <wp:positionH relativeFrom="column">
              <wp:posOffset>-146685</wp:posOffset>
            </wp:positionH>
            <wp:positionV relativeFrom="paragraph">
              <wp:posOffset>212090</wp:posOffset>
            </wp:positionV>
            <wp:extent cx="5610225" cy="2609850"/>
            <wp:effectExtent l="0" t="0" r="9525" b="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0225" cy="2609850"/>
                    </a:xfrm>
                    <a:prstGeom prst="rect">
                      <a:avLst/>
                    </a:prstGeom>
                    <a:noFill/>
                    <a:ln>
                      <a:noFill/>
                    </a:ln>
                  </pic:spPr>
                </pic:pic>
              </a:graphicData>
            </a:graphic>
          </wp:anchor>
        </w:drawing>
      </w:r>
      <w:r w:rsidR="00756A53">
        <w:t>Vista del formulario de ingreso de datos</w:t>
      </w:r>
    </w:p>
    <w:p w:rsidR="002E03ED" w:rsidRDefault="002E03ED" w:rsidP="002E03ED">
      <w:pPr>
        <w:pStyle w:val="EstiloSW1"/>
      </w:pPr>
    </w:p>
    <w:p w:rsidR="002E03ED" w:rsidRDefault="002E03ED" w:rsidP="002E03ED">
      <w:pPr>
        <w:pStyle w:val="EstiloSW1"/>
      </w:pPr>
    </w:p>
    <w:p w:rsidR="002E03ED" w:rsidRDefault="002E03ED" w:rsidP="002E03ED">
      <w:pPr>
        <w:pStyle w:val="EstiloSW1"/>
      </w:pPr>
    </w:p>
    <w:p w:rsidR="002E03ED" w:rsidRDefault="002E03ED" w:rsidP="002E03ED">
      <w:pPr>
        <w:pStyle w:val="EstiloSW1"/>
      </w:pPr>
    </w:p>
    <w:p w:rsidR="002E03ED" w:rsidRDefault="002E03ED" w:rsidP="002E03ED">
      <w:pPr>
        <w:pStyle w:val="EstiloSW1"/>
      </w:pPr>
    </w:p>
    <w:p w:rsidR="002E03ED" w:rsidRDefault="002E03ED" w:rsidP="002E03ED">
      <w:pPr>
        <w:pStyle w:val="EstiloSW1"/>
      </w:pPr>
    </w:p>
    <w:p w:rsidR="002E03ED" w:rsidRDefault="002E03ED" w:rsidP="002E03ED">
      <w:pPr>
        <w:pStyle w:val="EstiloSW1"/>
      </w:pPr>
    </w:p>
    <w:p w:rsidR="002E03ED" w:rsidRDefault="002E03ED" w:rsidP="002E03ED">
      <w:pPr>
        <w:pStyle w:val="EstiloSW1"/>
      </w:pPr>
    </w:p>
    <w:p w:rsidR="002E03ED" w:rsidRPr="00756A53" w:rsidRDefault="002E03ED" w:rsidP="002E03ED">
      <w:pPr>
        <w:pStyle w:val="EstiloSW1"/>
        <w:ind w:left="1440"/>
      </w:pPr>
    </w:p>
    <w:p w:rsidR="00A0408D" w:rsidRDefault="00A0408D" w:rsidP="00A0408D">
      <w:pPr>
        <w:pStyle w:val="Ttulo3"/>
        <w:rPr>
          <w:rFonts w:ascii="Times New Roman" w:hAnsi="Times New Roman" w:cs="Times New Roman"/>
          <w:b/>
          <w:color w:val="auto"/>
        </w:rPr>
      </w:pPr>
      <w:r>
        <w:rPr>
          <w:rFonts w:ascii="Times New Roman" w:hAnsi="Times New Roman" w:cs="Times New Roman"/>
          <w:b/>
          <w:color w:val="auto"/>
        </w:rPr>
        <w:lastRenderedPageBreak/>
        <w:t>5.2.3. CU03: Gestionar ítem obra</w:t>
      </w:r>
    </w:p>
    <w:p w:rsidR="00756A53" w:rsidRDefault="002E03ED" w:rsidP="00666F46">
      <w:pPr>
        <w:pStyle w:val="EstiloSW1"/>
        <w:numPr>
          <w:ilvl w:val="0"/>
          <w:numId w:val="57"/>
        </w:numPr>
      </w:pPr>
      <w:r>
        <w:rPr>
          <w:noProof/>
          <w:lang w:eastAsia="es-BO"/>
        </w:rPr>
        <w:drawing>
          <wp:anchor distT="0" distB="0" distL="114300" distR="114300" simplePos="0" relativeHeight="251691008" behindDoc="1" locked="0" layoutInCell="1" allowOverlap="1" wp14:anchorId="71D0E862" wp14:editId="766FF182">
            <wp:simplePos x="0" y="0"/>
            <wp:positionH relativeFrom="column">
              <wp:posOffset>-80010</wp:posOffset>
            </wp:positionH>
            <wp:positionV relativeFrom="paragraph">
              <wp:posOffset>215265</wp:posOffset>
            </wp:positionV>
            <wp:extent cx="5610225" cy="857250"/>
            <wp:effectExtent l="0" t="0" r="9525"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0225" cy="857250"/>
                    </a:xfrm>
                    <a:prstGeom prst="rect">
                      <a:avLst/>
                    </a:prstGeom>
                    <a:noFill/>
                    <a:ln>
                      <a:noFill/>
                    </a:ln>
                  </pic:spPr>
                </pic:pic>
              </a:graphicData>
            </a:graphic>
          </wp:anchor>
        </w:drawing>
      </w:r>
      <w:r w:rsidR="00756A53">
        <w:t>Vista índice de ítems obras</w:t>
      </w:r>
    </w:p>
    <w:p w:rsidR="002E03ED" w:rsidRDefault="002E03ED" w:rsidP="002E03ED">
      <w:pPr>
        <w:pStyle w:val="EstiloSW1"/>
      </w:pPr>
    </w:p>
    <w:p w:rsidR="002E03ED" w:rsidRDefault="002E03ED" w:rsidP="002E03ED">
      <w:pPr>
        <w:pStyle w:val="EstiloSW1"/>
      </w:pPr>
    </w:p>
    <w:p w:rsidR="002E03ED" w:rsidRDefault="002E03ED" w:rsidP="002E03ED">
      <w:pPr>
        <w:pStyle w:val="EstiloSW1"/>
      </w:pPr>
    </w:p>
    <w:p w:rsidR="002E03ED" w:rsidRDefault="002E03ED" w:rsidP="002E03ED">
      <w:pPr>
        <w:pStyle w:val="EstiloSW1"/>
        <w:ind w:left="1440"/>
      </w:pPr>
    </w:p>
    <w:p w:rsidR="00756A53" w:rsidRDefault="002E03ED" w:rsidP="00666F46">
      <w:pPr>
        <w:pStyle w:val="EstiloSW1"/>
        <w:numPr>
          <w:ilvl w:val="0"/>
          <w:numId w:val="57"/>
        </w:numPr>
      </w:pPr>
      <w:r>
        <w:rPr>
          <w:noProof/>
          <w:lang w:eastAsia="es-BO"/>
        </w:rPr>
        <w:drawing>
          <wp:anchor distT="0" distB="0" distL="114300" distR="114300" simplePos="0" relativeHeight="251692032" behindDoc="1" locked="0" layoutInCell="1" allowOverlap="1" wp14:anchorId="4B087A2F" wp14:editId="1F443052">
            <wp:simplePos x="0" y="0"/>
            <wp:positionH relativeFrom="column">
              <wp:posOffset>-3810</wp:posOffset>
            </wp:positionH>
            <wp:positionV relativeFrom="paragraph">
              <wp:posOffset>271145</wp:posOffset>
            </wp:positionV>
            <wp:extent cx="5610225" cy="2667000"/>
            <wp:effectExtent l="0" t="0" r="9525" b="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2667000"/>
                    </a:xfrm>
                    <a:prstGeom prst="rect">
                      <a:avLst/>
                    </a:prstGeom>
                    <a:noFill/>
                    <a:ln>
                      <a:noFill/>
                    </a:ln>
                  </pic:spPr>
                </pic:pic>
              </a:graphicData>
            </a:graphic>
          </wp:anchor>
        </w:drawing>
      </w:r>
      <w:r w:rsidR="00756A53">
        <w:t>Vista del formulario de ingreso de datos</w:t>
      </w: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2E03ED" w:rsidRPr="00756A53" w:rsidRDefault="002E03ED" w:rsidP="002E03ED">
      <w:pPr>
        <w:pStyle w:val="EstiloSW1"/>
        <w:ind w:left="1440"/>
      </w:pPr>
    </w:p>
    <w:p w:rsidR="00A0408D" w:rsidRDefault="00A0408D" w:rsidP="00A0408D">
      <w:pPr>
        <w:pStyle w:val="Ttulo3"/>
        <w:rPr>
          <w:rFonts w:ascii="Times New Roman" w:hAnsi="Times New Roman" w:cs="Times New Roman"/>
          <w:b/>
          <w:color w:val="auto"/>
        </w:rPr>
      </w:pPr>
      <w:r>
        <w:rPr>
          <w:rFonts w:ascii="Times New Roman" w:hAnsi="Times New Roman" w:cs="Times New Roman"/>
          <w:b/>
          <w:color w:val="auto"/>
        </w:rPr>
        <w:t>5.2.4. CU04: Gestionar actividades improductivas</w:t>
      </w:r>
    </w:p>
    <w:p w:rsidR="00756A53" w:rsidRDefault="002E03ED" w:rsidP="00666F46">
      <w:pPr>
        <w:pStyle w:val="EstiloSW1"/>
        <w:numPr>
          <w:ilvl w:val="0"/>
          <w:numId w:val="57"/>
        </w:numPr>
      </w:pPr>
      <w:r>
        <w:rPr>
          <w:noProof/>
          <w:lang w:eastAsia="es-BO"/>
        </w:rPr>
        <w:drawing>
          <wp:anchor distT="0" distB="0" distL="114300" distR="114300" simplePos="0" relativeHeight="251693056" behindDoc="1" locked="0" layoutInCell="1" allowOverlap="1" wp14:anchorId="3980C43A" wp14:editId="1BF4C6C8">
            <wp:simplePos x="0" y="0"/>
            <wp:positionH relativeFrom="column">
              <wp:posOffset>5715</wp:posOffset>
            </wp:positionH>
            <wp:positionV relativeFrom="paragraph">
              <wp:posOffset>278130</wp:posOffset>
            </wp:positionV>
            <wp:extent cx="5600700" cy="1295400"/>
            <wp:effectExtent l="0" t="0" r="0" b="0"/>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00700" cy="1295400"/>
                    </a:xfrm>
                    <a:prstGeom prst="rect">
                      <a:avLst/>
                    </a:prstGeom>
                    <a:noFill/>
                    <a:ln>
                      <a:noFill/>
                    </a:ln>
                  </pic:spPr>
                </pic:pic>
              </a:graphicData>
            </a:graphic>
          </wp:anchor>
        </w:drawing>
      </w:r>
      <w:r w:rsidR="00756A53">
        <w:t>Vista índice de actividades improductivas</w:t>
      </w: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756A53" w:rsidRPr="00756A53" w:rsidRDefault="00A6502F" w:rsidP="00666F46">
      <w:pPr>
        <w:pStyle w:val="EstiloSW1"/>
        <w:numPr>
          <w:ilvl w:val="0"/>
          <w:numId w:val="57"/>
        </w:numPr>
      </w:pPr>
      <w:r>
        <w:rPr>
          <w:noProof/>
          <w:lang w:eastAsia="es-BO"/>
        </w:rPr>
        <w:drawing>
          <wp:anchor distT="0" distB="0" distL="114300" distR="114300" simplePos="0" relativeHeight="251694080" behindDoc="1" locked="0" layoutInCell="1" allowOverlap="1" wp14:anchorId="73D44AC2" wp14:editId="3244EBC3">
            <wp:simplePos x="0" y="0"/>
            <wp:positionH relativeFrom="column">
              <wp:posOffset>-3810</wp:posOffset>
            </wp:positionH>
            <wp:positionV relativeFrom="paragraph">
              <wp:posOffset>290195</wp:posOffset>
            </wp:positionV>
            <wp:extent cx="5610225" cy="1657350"/>
            <wp:effectExtent l="0" t="0" r="9525" b="0"/>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0225" cy="1657350"/>
                    </a:xfrm>
                    <a:prstGeom prst="rect">
                      <a:avLst/>
                    </a:prstGeom>
                    <a:noFill/>
                    <a:ln>
                      <a:noFill/>
                    </a:ln>
                  </pic:spPr>
                </pic:pic>
              </a:graphicData>
            </a:graphic>
          </wp:anchor>
        </w:drawing>
      </w:r>
      <w:r w:rsidR="00756A53">
        <w:t>Vista del formulario de ingreso de datos</w:t>
      </w:r>
    </w:p>
    <w:p w:rsidR="00756A53" w:rsidRDefault="00756A53" w:rsidP="00756A53"/>
    <w:p w:rsidR="002E03ED" w:rsidRDefault="002E03ED" w:rsidP="00756A53"/>
    <w:p w:rsidR="00A6502F" w:rsidRDefault="00A6502F" w:rsidP="00756A53"/>
    <w:p w:rsidR="00A6502F" w:rsidRDefault="00A6502F" w:rsidP="00756A53"/>
    <w:p w:rsidR="00A6502F" w:rsidRPr="00756A53" w:rsidRDefault="00A6502F" w:rsidP="00756A53"/>
    <w:p w:rsidR="00A0408D" w:rsidRDefault="00A0408D" w:rsidP="00A0408D">
      <w:pPr>
        <w:pStyle w:val="Ttulo3"/>
        <w:rPr>
          <w:rFonts w:ascii="Times New Roman" w:hAnsi="Times New Roman" w:cs="Times New Roman"/>
          <w:b/>
          <w:color w:val="auto"/>
        </w:rPr>
      </w:pPr>
      <w:r>
        <w:rPr>
          <w:rFonts w:ascii="Times New Roman" w:hAnsi="Times New Roman" w:cs="Times New Roman"/>
          <w:b/>
          <w:color w:val="auto"/>
        </w:rPr>
        <w:lastRenderedPageBreak/>
        <w:t>5.2.5. CU05: Gestionar orden de trabajo</w:t>
      </w:r>
    </w:p>
    <w:p w:rsidR="00A6502F" w:rsidRDefault="00AB24A5" w:rsidP="00666F46">
      <w:pPr>
        <w:pStyle w:val="EstiloSW1"/>
        <w:numPr>
          <w:ilvl w:val="0"/>
          <w:numId w:val="58"/>
        </w:numPr>
      </w:pPr>
      <w:r>
        <w:rPr>
          <w:noProof/>
          <w:lang w:eastAsia="es-BO"/>
        </w:rPr>
        <w:drawing>
          <wp:anchor distT="0" distB="0" distL="114300" distR="114300" simplePos="0" relativeHeight="251695104" behindDoc="1" locked="0" layoutInCell="1" allowOverlap="1" wp14:anchorId="155C564A" wp14:editId="12671A7F">
            <wp:simplePos x="0" y="0"/>
            <wp:positionH relativeFrom="column">
              <wp:posOffset>24765</wp:posOffset>
            </wp:positionH>
            <wp:positionV relativeFrom="paragraph">
              <wp:posOffset>272415</wp:posOffset>
            </wp:positionV>
            <wp:extent cx="5610225" cy="1304925"/>
            <wp:effectExtent l="0" t="0" r="9525" b="9525"/>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1304925"/>
                    </a:xfrm>
                    <a:prstGeom prst="rect">
                      <a:avLst/>
                    </a:prstGeom>
                    <a:noFill/>
                    <a:ln>
                      <a:noFill/>
                    </a:ln>
                  </pic:spPr>
                </pic:pic>
              </a:graphicData>
            </a:graphic>
          </wp:anchor>
        </w:drawing>
      </w:r>
      <w:r w:rsidR="00A6502F">
        <w:t>Vista índice de órdenes de trabajo</w:t>
      </w:r>
    </w:p>
    <w:p w:rsidR="00AB24A5" w:rsidRDefault="00AB24A5" w:rsidP="00AB24A5">
      <w:pPr>
        <w:pStyle w:val="EstiloSW1"/>
      </w:pPr>
    </w:p>
    <w:p w:rsidR="00AB24A5" w:rsidRDefault="00AB24A5" w:rsidP="00AB24A5">
      <w:pPr>
        <w:pStyle w:val="EstiloSW1"/>
      </w:pPr>
    </w:p>
    <w:p w:rsidR="00AB24A5" w:rsidRDefault="00AB24A5" w:rsidP="00AB24A5">
      <w:pPr>
        <w:pStyle w:val="EstiloSW1"/>
      </w:pPr>
    </w:p>
    <w:p w:rsidR="00AB24A5" w:rsidRDefault="00AB24A5" w:rsidP="00AB24A5">
      <w:pPr>
        <w:pStyle w:val="EstiloSW1"/>
      </w:pPr>
    </w:p>
    <w:p w:rsidR="00AB24A5" w:rsidRDefault="00AB24A5" w:rsidP="00AB24A5">
      <w:pPr>
        <w:pStyle w:val="EstiloSW1"/>
        <w:ind w:left="1440"/>
      </w:pPr>
    </w:p>
    <w:p w:rsidR="00A6502F" w:rsidRDefault="00AB24A5" w:rsidP="00666F46">
      <w:pPr>
        <w:pStyle w:val="EstiloSW1"/>
        <w:numPr>
          <w:ilvl w:val="0"/>
          <w:numId w:val="58"/>
        </w:numPr>
      </w:pPr>
      <w:r>
        <w:rPr>
          <w:noProof/>
          <w:lang w:eastAsia="es-BO"/>
        </w:rPr>
        <w:drawing>
          <wp:anchor distT="0" distB="0" distL="114300" distR="114300" simplePos="0" relativeHeight="251696128" behindDoc="1" locked="0" layoutInCell="1" allowOverlap="1" wp14:anchorId="3F39F6AD" wp14:editId="2DB92BF5">
            <wp:simplePos x="0" y="0"/>
            <wp:positionH relativeFrom="column">
              <wp:posOffset>57150</wp:posOffset>
            </wp:positionH>
            <wp:positionV relativeFrom="paragraph">
              <wp:posOffset>217805</wp:posOffset>
            </wp:positionV>
            <wp:extent cx="5577840" cy="2651760"/>
            <wp:effectExtent l="0" t="0" r="3810" b="0"/>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7840" cy="2651760"/>
                    </a:xfrm>
                    <a:prstGeom prst="rect">
                      <a:avLst/>
                    </a:prstGeom>
                    <a:noFill/>
                    <a:ln>
                      <a:noFill/>
                    </a:ln>
                  </pic:spPr>
                </pic:pic>
              </a:graphicData>
            </a:graphic>
          </wp:anchor>
        </w:drawing>
      </w:r>
      <w:r w:rsidR="00A6502F">
        <w:t>Vista del formulario de ingreso de datos</w:t>
      </w:r>
    </w:p>
    <w:p w:rsidR="00AB24A5" w:rsidRDefault="00AB24A5" w:rsidP="00AB24A5">
      <w:pPr>
        <w:pStyle w:val="EstiloSW1"/>
        <w:ind w:left="1440"/>
      </w:pPr>
    </w:p>
    <w:p w:rsidR="00AB24A5" w:rsidRDefault="00AB24A5" w:rsidP="00AB24A5">
      <w:pPr>
        <w:pStyle w:val="EstiloSW1"/>
        <w:ind w:left="1440"/>
      </w:pPr>
    </w:p>
    <w:p w:rsidR="00AB24A5" w:rsidRDefault="00AB24A5" w:rsidP="00AB24A5">
      <w:pPr>
        <w:pStyle w:val="EstiloSW1"/>
        <w:ind w:left="1440"/>
      </w:pPr>
    </w:p>
    <w:p w:rsidR="00AB24A5" w:rsidRDefault="00AB24A5" w:rsidP="00AB24A5">
      <w:pPr>
        <w:pStyle w:val="EstiloSW1"/>
        <w:ind w:left="1440"/>
      </w:pPr>
    </w:p>
    <w:p w:rsidR="00AB24A5" w:rsidRDefault="00AB24A5" w:rsidP="00AB24A5">
      <w:pPr>
        <w:pStyle w:val="EstiloSW1"/>
        <w:ind w:left="1440"/>
      </w:pPr>
    </w:p>
    <w:p w:rsidR="00AB24A5" w:rsidRDefault="00AB24A5" w:rsidP="00AB24A5">
      <w:pPr>
        <w:pStyle w:val="EstiloSW1"/>
        <w:ind w:left="1440"/>
      </w:pPr>
    </w:p>
    <w:p w:rsidR="00AB24A5" w:rsidRDefault="00AB24A5" w:rsidP="00AB24A5">
      <w:pPr>
        <w:pStyle w:val="EstiloSW1"/>
        <w:ind w:left="1440"/>
      </w:pPr>
    </w:p>
    <w:p w:rsidR="00AB24A5" w:rsidRDefault="00AB24A5" w:rsidP="00AB24A5">
      <w:pPr>
        <w:pStyle w:val="EstiloSW1"/>
        <w:ind w:left="1440"/>
      </w:pPr>
    </w:p>
    <w:p w:rsidR="00AB24A5" w:rsidRDefault="00AB24A5" w:rsidP="00AB24A5">
      <w:pPr>
        <w:pStyle w:val="EstiloSW1"/>
        <w:ind w:left="1440"/>
      </w:pPr>
    </w:p>
    <w:p w:rsidR="00AB24A5" w:rsidRPr="00A6502F" w:rsidRDefault="00AB24A5" w:rsidP="00AB24A5">
      <w:pPr>
        <w:pStyle w:val="EstiloSW1"/>
        <w:ind w:left="1440"/>
      </w:pPr>
    </w:p>
    <w:p w:rsidR="00A0408D" w:rsidRDefault="00A0408D" w:rsidP="00A0408D">
      <w:pPr>
        <w:pStyle w:val="Ttulo3"/>
        <w:rPr>
          <w:rFonts w:ascii="Times New Roman" w:hAnsi="Times New Roman" w:cs="Times New Roman"/>
          <w:b/>
          <w:color w:val="auto"/>
        </w:rPr>
      </w:pPr>
      <w:r>
        <w:rPr>
          <w:rFonts w:ascii="Times New Roman" w:hAnsi="Times New Roman" w:cs="Times New Roman"/>
          <w:b/>
          <w:color w:val="auto"/>
        </w:rPr>
        <w:t>5.2.6. CU06: Gestionar transferencia de personal</w:t>
      </w:r>
    </w:p>
    <w:p w:rsidR="00A6502F" w:rsidRDefault="00D75EB1" w:rsidP="00666F46">
      <w:pPr>
        <w:pStyle w:val="EstiloSW1"/>
        <w:numPr>
          <w:ilvl w:val="0"/>
          <w:numId w:val="59"/>
        </w:numPr>
      </w:pPr>
      <w:r>
        <w:rPr>
          <w:noProof/>
          <w:lang w:eastAsia="es-BO"/>
        </w:rPr>
        <w:drawing>
          <wp:anchor distT="0" distB="0" distL="114300" distR="114300" simplePos="0" relativeHeight="251697152" behindDoc="1" locked="0" layoutInCell="1" allowOverlap="1" wp14:anchorId="5087AD97" wp14:editId="001B5F50">
            <wp:simplePos x="0" y="0"/>
            <wp:positionH relativeFrom="column">
              <wp:posOffset>53340</wp:posOffset>
            </wp:positionH>
            <wp:positionV relativeFrom="paragraph">
              <wp:posOffset>272415</wp:posOffset>
            </wp:positionV>
            <wp:extent cx="5610225" cy="762000"/>
            <wp:effectExtent l="0" t="0" r="9525" b="0"/>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762000"/>
                    </a:xfrm>
                    <a:prstGeom prst="rect">
                      <a:avLst/>
                    </a:prstGeom>
                    <a:noFill/>
                    <a:ln>
                      <a:noFill/>
                    </a:ln>
                  </pic:spPr>
                </pic:pic>
              </a:graphicData>
            </a:graphic>
          </wp:anchor>
        </w:drawing>
      </w:r>
      <w:r w:rsidR="00A6502F">
        <w:t>Vista índice de transferencia de personal</w:t>
      </w: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A6502F" w:rsidRDefault="00D75EB1" w:rsidP="00666F46">
      <w:pPr>
        <w:pStyle w:val="EstiloSW1"/>
        <w:numPr>
          <w:ilvl w:val="0"/>
          <w:numId w:val="59"/>
        </w:numPr>
      </w:pPr>
      <w:r>
        <w:rPr>
          <w:noProof/>
          <w:lang w:eastAsia="es-BO"/>
        </w:rPr>
        <w:lastRenderedPageBreak/>
        <w:drawing>
          <wp:anchor distT="0" distB="0" distL="114300" distR="114300" simplePos="0" relativeHeight="251698176" behindDoc="1" locked="0" layoutInCell="1" allowOverlap="1" wp14:anchorId="0418A0F9" wp14:editId="3FE41971">
            <wp:simplePos x="0" y="0"/>
            <wp:positionH relativeFrom="column">
              <wp:posOffset>91440</wp:posOffset>
            </wp:positionH>
            <wp:positionV relativeFrom="paragraph">
              <wp:posOffset>248285</wp:posOffset>
            </wp:positionV>
            <wp:extent cx="5610225" cy="4210050"/>
            <wp:effectExtent l="0" t="0" r="9525" b="0"/>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anchor>
        </w:drawing>
      </w:r>
      <w:r w:rsidR="00A6502F">
        <w:t>Vista del formulario de ingreso de datos</w:t>
      </w: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Pr="00A6502F" w:rsidRDefault="00D75EB1" w:rsidP="00D75EB1">
      <w:pPr>
        <w:pStyle w:val="EstiloSW1"/>
        <w:ind w:left="1440"/>
      </w:pPr>
    </w:p>
    <w:p w:rsidR="00A0408D" w:rsidRDefault="00A0408D" w:rsidP="00A0408D">
      <w:pPr>
        <w:pStyle w:val="Ttulo3"/>
        <w:rPr>
          <w:rFonts w:ascii="Times New Roman" w:hAnsi="Times New Roman" w:cs="Times New Roman"/>
          <w:b/>
          <w:color w:val="auto"/>
        </w:rPr>
      </w:pPr>
      <w:r>
        <w:rPr>
          <w:rFonts w:ascii="Times New Roman" w:hAnsi="Times New Roman" w:cs="Times New Roman"/>
          <w:b/>
          <w:color w:val="auto"/>
        </w:rPr>
        <w:t>5.2.7. CU07: Gestionar transferencia de equipo</w:t>
      </w:r>
    </w:p>
    <w:p w:rsidR="00A6502F" w:rsidRDefault="00A6502F" w:rsidP="00666F46">
      <w:pPr>
        <w:pStyle w:val="EstiloSW1"/>
        <w:numPr>
          <w:ilvl w:val="0"/>
          <w:numId w:val="60"/>
        </w:numPr>
      </w:pPr>
      <w:r>
        <w:t>Vista índice de transferencia de equipos</w:t>
      </w:r>
    </w:p>
    <w:p w:rsidR="00A6502F" w:rsidRPr="00A6502F" w:rsidRDefault="00A6502F" w:rsidP="00666F46">
      <w:pPr>
        <w:pStyle w:val="EstiloSW1"/>
        <w:numPr>
          <w:ilvl w:val="0"/>
          <w:numId w:val="60"/>
        </w:numPr>
      </w:pPr>
      <w:r>
        <w:t>Vista del formulario de ingreso de datos</w:t>
      </w:r>
    </w:p>
    <w:p w:rsidR="00A0408D" w:rsidRDefault="00A0408D" w:rsidP="00A0408D">
      <w:pPr>
        <w:pStyle w:val="Ttulo3"/>
        <w:rPr>
          <w:rFonts w:ascii="Times New Roman" w:hAnsi="Times New Roman" w:cs="Times New Roman"/>
          <w:b/>
          <w:color w:val="auto"/>
        </w:rPr>
      </w:pPr>
      <w:r>
        <w:rPr>
          <w:rFonts w:ascii="Times New Roman" w:hAnsi="Times New Roman" w:cs="Times New Roman"/>
          <w:b/>
          <w:color w:val="auto"/>
        </w:rPr>
        <w:t>5.2.8. CU08: Gestionar parte diario de equipo</w:t>
      </w:r>
    </w:p>
    <w:p w:rsidR="00422562" w:rsidRDefault="00422562" w:rsidP="00666F46">
      <w:pPr>
        <w:pStyle w:val="EstiloSW1"/>
        <w:numPr>
          <w:ilvl w:val="0"/>
          <w:numId w:val="61"/>
        </w:numPr>
      </w:pPr>
      <w:r>
        <w:t>Vista índice de parte diario de equipo</w:t>
      </w:r>
    </w:p>
    <w:p w:rsidR="00422562" w:rsidRPr="00422562" w:rsidRDefault="00422562" w:rsidP="00666F46">
      <w:pPr>
        <w:pStyle w:val="EstiloSW1"/>
        <w:numPr>
          <w:ilvl w:val="0"/>
          <w:numId w:val="61"/>
        </w:numPr>
      </w:pPr>
      <w:r>
        <w:t>Vista del formulario de ingreso de datos</w:t>
      </w:r>
    </w:p>
    <w:p w:rsidR="00A0408D" w:rsidRDefault="00A0408D" w:rsidP="00A0408D">
      <w:pPr>
        <w:pStyle w:val="Ttulo3"/>
        <w:rPr>
          <w:rFonts w:ascii="Times New Roman" w:hAnsi="Times New Roman" w:cs="Times New Roman"/>
          <w:b/>
          <w:color w:val="auto"/>
        </w:rPr>
      </w:pPr>
      <w:r>
        <w:rPr>
          <w:rFonts w:ascii="Times New Roman" w:hAnsi="Times New Roman" w:cs="Times New Roman"/>
          <w:b/>
          <w:color w:val="auto"/>
        </w:rPr>
        <w:t>5.2.9. CU09: Administrar gestiones</w:t>
      </w:r>
    </w:p>
    <w:p w:rsidR="00422562" w:rsidRDefault="00D75EB1" w:rsidP="00666F46">
      <w:pPr>
        <w:pStyle w:val="EstiloSW1"/>
        <w:numPr>
          <w:ilvl w:val="0"/>
          <w:numId w:val="62"/>
        </w:numPr>
      </w:pPr>
      <w:r>
        <w:rPr>
          <w:noProof/>
          <w:lang w:eastAsia="es-BO"/>
        </w:rPr>
        <w:drawing>
          <wp:anchor distT="0" distB="0" distL="114300" distR="114300" simplePos="0" relativeHeight="251699200" behindDoc="1" locked="0" layoutInCell="1" allowOverlap="1" wp14:anchorId="5ED39E49" wp14:editId="776C457C">
            <wp:simplePos x="0" y="0"/>
            <wp:positionH relativeFrom="column">
              <wp:posOffset>91440</wp:posOffset>
            </wp:positionH>
            <wp:positionV relativeFrom="paragraph">
              <wp:posOffset>272415</wp:posOffset>
            </wp:positionV>
            <wp:extent cx="5610225" cy="1104900"/>
            <wp:effectExtent l="0" t="0" r="9525" b="0"/>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0225" cy="1104900"/>
                    </a:xfrm>
                    <a:prstGeom prst="rect">
                      <a:avLst/>
                    </a:prstGeom>
                    <a:noFill/>
                    <a:ln>
                      <a:noFill/>
                    </a:ln>
                  </pic:spPr>
                </pic:pic>
              </a:graphicData>
            </a:graphic>
          </wp:anchor>
        </w:drawing>
      </w:r>
      <w:r w:rsidR="00422562">
        <w:t>Vista índice de gestiones</w:t>
      </w: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422562" w:rsidRDefault="00422562" w:rsidP="00666F46">
      <w:pPr>
        <w:pStyle w:val="EstiloSW1"/>
        <w:numPr>
          <w:ilvl w:val="0"/>
          <w:numId w:val="62"/>
        </w:numPr>
      </w:pPr>
      <w:r>
        <w:lastRenderedPageBreak/>
        <w:t>Vista del formulario de ingreso de datos</w:t>
      </w:r>
    </w:p>
    <w:p w:rsidR="00D75EB1" w:rsidRPr="00422562" w:rsidRDefault="00D75EB1" w:rsidP="00D75EB1">
      <w:pPr>
        <w:pStyle w:val="EstiloSW1"/>
        <w:ind w:left="1440"/>
      </w:pPr>
      <w:r>
        <w:rPr>
          <w:noProof/>
          <w:lang w:eastAsia="es-BO"/>
        </w:rPr>
        <w:drawing>
          <wp:inline distT="0" distB="0" distL="0" distR="0">
            <wp:extent cx="4238625" cy="2609850"/>
            <wp:effectExtent l="0" t="0" r="952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38625" cy="2609850"/>
                    </a:xfrm>
                    <a:prstGeom prst="rect">
                      <a:avLst/>
                    </a:prstGeom>
                    <a:noFill/>
                    <a:ln>
                      <a:noFill/>
                    </a:ln>
                  </pic:spPr>
                </pic:pic>
              </a:graphicData>
            </a:graphic>
          </wp:inline>
        </w:drawing>
      </w:r>
    </w:p>
    <w:p w:rsidR="00A0408D" w:rsidRDefault="00A0408D" w:rsidP="00A0408D">
      <w:pPr>
        <w:pStyle w:val="Ttulo3"/>
        <w:rPr>
          <w:rFonts w:ascii="Times New Roman" w:hAnsi="Times New Roman" w:cs="Times New Roman"/>
          <w:b/>
          <w:color w:val="auto"/>
        </w:rPr>
      </w:pPr>
      <w:r>
        <w:rPr>
          <w:rFonts w:ascii="Times New Roman" w:hAnsi="Times New Roman" w:cs="Times New Roman"/>
          <w:b/>
          <w:color w:val="auto"/>
        </w:rPr>
        <w:t>5.2.10. CU10: Gestionar baja de equipo pesado</w:t>
      </w:r>
    </w:p>
    <w:p w:rsidR="00422562" w:rsidRDefault="00422562" w:rsidP="00666F46">
      <w:pPr>
        <w:pStyle w:val="EstiloSW1"/>
        <w:numPr>
          <w:ilvl w:val="0"/>
          <w:numId w:val="63"/>
        </w:numPr>
      </w:pPr>
      <w:r>
        <w:t>Vista índice de baja de equipo</w:t>
      </w:r>
    </w:p>
    <w:p w:rsidR="00422562" w:rsidRPr="00422562" w:rsidRDefault="00422562" w:rsidP="00666F46">
      <w:pPr>
        <w:pStyle w:val="EstiloSW1"/>
        <w:numPr>
          <w:ilvl w:val="0"/>
          <w:numId w:val="63"/>
        </w:numPr>
      </w:pPr>
      <w:r>
        <w:t>Vista del formulario de ingreso de datos</w:t>
      </w:r>
    </w:p>
    <w:p w:rsidR="00A0408D" w:rsidRDefault="00A0408D" w:rsidP="00A0408D">
      <w:pPr>
        <w:pStyle w:val="Ttulo3"/>
        <w:rPr>
          <w:rFonts w:ascii="Times New Roman" w:hAnsi="Times New Roman" w:cs="Times New Roman"/>
          <w:b/>
          <w:color w:val="auto"/>
        </w:rPr>
      </w:pPr>
      <w:r>
        <w:rPr>
          <w:rFonts w:ascii="Times New Roman" w:hAnsi="Times New Roman" w:cs="Times New Roman"/>
          <w:b/>
          <w:color w:val="auto"/>
        </w:rPr>
        <w:t>5.2.11. CU11: Gestionar baja de personal</w:t>
      </w:r>
    </w:p>
    <w:p w:rsidR="00756A53" w:rsidRDefault="005937DA" w:rsidP="00666F46">
      <w:pPr>
        <w:pStyle w:val="EstiloSW1"/>
        <w:numPr>
          <w:ilvl w:val="0"/>
          <w:numId w:val="64"/>
        </w:numPr>
      </w:pPr>
      <w:r>
        <w:t>Vista índice de baja de personal</w:t>
      </w:r>
    </w:p>
    <w:p w:rsidR="005937DA" w:rsidRPr="00422562" w:rsidRDefault="005937DA" w:rsidP="00666F46">
      <w:pPr>
        <w:pStyle w:val="EstiloSW1"/>
        <w:numPr>
          <w:ilvl w:val="0"/>
          <w:numId w:val="64"/>
        </w:numPr>
      </w:pPr>
      <w:r>
        <w:t>Vista del formulario de ingreso de datos</w:t>
      </w:r>
    </w:p>
    <w:p w:rsidR="00756A53" w:rsidRDefault="00EC700F" w:rsidP="00EC700F">
      <w:pPr>
        <w:pStyle w:val="Ttulo2"/>
        <w:rPr>
          <w:rFonts w:ascii="Times New Roman" w:hAnsi="Times New Roman" w:cs="Times New Roman"/>
          <w:b/>
          <w:color w:val="auto"/>
        </w:rPr>
      </w:pPr>
      <w:r>
        <w:rPr>
          <w:rFonts w:ascii="Times New Roman" w:hAnsi="Times New Roman" w:cs="Times New Roman"/>
          <w:b/>
          <w:color w:val="auto"/>
        </w:rPr>
        <w:t>5.3. DISEÑO DE LA BASE DE DATOS</w:t>
      </w:r>
    </w:p>
    <w:p w:rsidR="00EC700F" w:rsidRDefault="00EC700F" w:rsidP="00EC700F">
      <w:pPr>
        <w:pStyle w:val="Ttulo3"/>
        <w:rPr>
          <w:rFonts w:ascii="Times New Roman" w:hAnsi="Times New Roman" w:cs="Times New Roman"/>
          <w:b/>
          <w:color w:val="auto"/>
        </w:rPr>
      </w:pPr>
      <w:r>
        <w:rPr>
          <w:rFonts w:ascii="Times New Roman" w:hAnsi="Times New Roman" w:cs="Times New Roman"/>
          <w:b/>
          <w:color w:val="auto"/>
        </w:rPr>
        <w:t>5.3.1. Diagrama de clases estáticas</w:t>
      </w:r>
    </w:p>
    <w:p w:rsidR="0090243D" w:rsidRDefault="0090243D" w:rsidP="0090243D"/>
    <w:p w:rsidR="0090243D" w:rsidRDefault="0090243D" w:rsidP="0090243D"/>
    <w:p w:rsidR="0090243D" w:rsidRDefault="0090243D" w:rsidP="0090243D"/>
    <w:p w:rsidR="0090243D" w:rsidRDefault="0090243D" w:rsidP="0090243D"/>
    <w:p w:rsidR="0090243D" w:rsidRDefault="0090243D" w:rsidP="0090243D"/>
    <w:p w:rsidR="0090243D" w:rsidRDefault="0090243D" w:rsidP="0090243D"/>
    <w:p w:rsidR="0090243D" w:rsidRDefault="0090243D" w:rsidP="0090243D"/>
    <w:p w:rsidR="0090243D" w:rsidRDefault="0090243D" w:rsidP="0090243D"/>
    <w:p w:rsidR="0090243D" w:rsidRDefault="0090243D" w:rsidP="0090243D"/>
    <w:p w:rsidR="0090243D" w:rsidRDefault="0090243D" w:rsidP="0090243D"/>
    <w:p w:rsidR="0090243D" w:rsidRPr="0090243D" w:rsidRDefault="0090243D" w:rsidP="0090243D"/>
    <w:p w:rsidR="00EC700F" w:rsidRDefault="006C7828" w:rsidP="00666F46">
      <w:pPr>
        <w:pStyle w:val="EstiloSW1"/>
        <w:numPr>
          <w:ilvl w:val="0"/>
          <w:numId w:val="65"/>
        </w:numPr>
      </w:pPr>
      <w:r w:rsidRPr="0090243D">
        <w:rPr>
          <w:noProof/>
          <w:lang w:eastAsia="es-BO"/>
        </w:rPr>
        <w:lastRenderedPageBreak/>
        <w:drawing>
          <wp:anchor distT="0" distB="0" distL="114300" distR="114300" simplePos="0" relativeHeight="251700224" behindDoc="1" locked="0" layoutInCell="1" allowOverlap="1" wp14:anchorId="63965310" wp14:editId="18FD6FF2">
            <wp:simplePos x="0" y="0"/>
            <wp:positionH relativeFrom="column">
              <wp:posOffset>211965</wp:posOffset>
            </wp:positionH>
            <wp:positionV relativeFrom="paragraph">
              <wp:posOffset>84677</wp:posOffset>
            </wp:positionV>
            <wp:extent cx="5610578" cy="6031175"/>
            <wp:effectExtent l="0" t="635" r="8890" b="8890"/>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rot="16200000">
                      <a:off x="0" y="0"/>
                      <a:ext cx="5614655" cy="6035557"/>
                    </a:xfrm>
                    <a:prstGeom prst="rect">
                      <a:avLst/>
                    </a:prstGeom>
                    <a:noFill/>
                    <a:ln>
                      <a:noFill/>
                    </a:ln>
                  </pic:spPr>
                </pic:pic>
              </a:graphicData>
            </a:graphic>
            <wp14:sizeRelV relativeFrom="margin">
              <wp14:pctHeight>0</wp14:pctHeight>
            </wp14:sizeRelV>
          </wp:anchor>
        </w:drawing>
      </w:r>
      <w:r w:rsidR="00EC700F">
        <w:t>Diseño conceptual</w:t>
      </w:r>
    </w:p>
    <w:p w:rsidR="006C7828" w:rsidRDefault="006C7828" w:rsidP="0090243D">
      <w:pPr>
        <w:pStyle w:val="EstiloSW1"/>
        <w:ind w:left="1080"/>
        <w:sectPr w:rsidR="006C7828" w:rsidSect="006C7828">
          <w:footerReference w:type="default" r:id="rId71"/>
          <w:pgSz w:w="12240" w:h="15840" w:code="1"/>
          <w:pgMar w:top="1418" w:right="1701" w:bottom="1418" w:left="1701" w:header="709" w:footer="709" w:gutter="0"/>
          <w:cols w:space="708"/>
          <w:docGrid w:linePitch="360"/>
        </w:sectPr>
      </w:pPr>
    </w:p>
    <w:p w:rsidR="0090243D" w:rsidRDefault="0090243D" w:rsidP="0090243D">
      <w:pPr>
        <w:pStyle w:val="EstiloSW1"/>
        <w:ind w:left="1080"/>
      </w:pPr>
    </w:p>
    <w:p w:rsidR="00EC700F" w:rsidRDefault="00EC700F" w:rsidP="00666F46">
      <w:pPr>
        <w:pStyle w:val="EstiloSW1"/>
        <w:numPr>
          <w:ilvl w:val="0"/>
          <w:numId w:val="65"/>
        </w:numPr>
      </w:pPr>
      <w:r>
        <w:t xml:space="preserve">Diseño </w:t>
      </w:r>
      <w:proofErr w:type="spellStart"/>
      <w:r w:rsidR="007E2D85">
        <w:t>Logico</w:t>
      </w:r>
      <w:proofErr w:type="spellEnd"/>
    </w:p>
    <w:tbl>
      <w:tblPr>
        <w:tblW w:w="8260" w:type="dxa"/>
        <w:tblCellMar>
          <w:left w:w="70" w:type="dxa"/>
          <w:right w:w="70" w:type="dxa"/>
        </w:tblCellMar>
        <w:tblLook w:val="04A0" w:firstRow="1" w:lastRow="0" w:firstColumn="1" w:lastColumn="0" w:noHBand="0" w:noVBand="1"/>
      </w:tblPr>
      <w:tblGrid>
        <w:gridCol w:w="1980"/>
        <w:gridCol w:w="2060"/>
        <w:gridCol w:w="1660"/>
        <w:gridCol w:w="1380"/>
        <w:gridCol w:w="1180"/>
      </w:tblGrid>
      <w:tr w:rsidR="007E2D85" w:rsidRPr="007E2D85" w:rsidTr="007E2D85">
        <w:trPr>
          <w:trHeight w:val="315"/>
        </w:trPr>
        <w:tc>
          <w:tcPr>
            <w:tcW w:w="19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spactividad</w:t>
            </w:r>
            <w:proofErr w:type="spellEnd"/>
          </w:p>
        </w:tc>
        <w:tc>
          <w:tcPr>
            <w:tcW w:w="20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1660" w:type="dxa"/>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1380" w:type="dxa"/>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11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r w:rsidR="007E2D85" w:rsidRPr="007E2D85" w:rsidTr="007E2D85">
        <w:trPr>
          <w:trHeight w:val="315"/>
        </w:trPr>
        <w:tc>
          <w:tcPr>
            <w:tcW w:w="19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2060" w:type="dxa"/>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pkActividad</w:t>
            </w:r>
            <w:proofErr w:type="spellEnd"/>
          </w:p>
        </w:tc>
        <w:tc>
          <w:tcPr>
            <w:tcW w:w="1660" w:type="dxa"/>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codigo</w:t>
            </w:r>
            <w:proofErr w:type="spellEnd"/>
          </w:p>
        </w:tc>
        <w:tc>
          <w:tcPr>
            <w:tcW w:w="1380" w:type="dxa"/>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descripcion</w:t>
            </w:r>
            <w:proofErr w:type="spellEnd"/>
          </w:p>
        </w:tc>
        <w:tc>
          <w:tcPr>
            <w:tcW w:w="11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r w:rsidR="007E2D85" w:rsidRPr="007E2D85" w:rsidTr="007E2D85">
        <w:trPr>
          <w:trHeight w:val="315"/>
        </w:trPr>
        <w:tc>
          <w:tcPr>
            <w:tcW w:w="19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206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166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13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11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19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spcargo</w:t>
            </w:r>
            <w:proofErr w:type="spellEnd"/>
          </w:p>
        </w:tc>
        <w:tc>
          <w:tcPr>
            <w:tcW w:w="20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1660" w:type="dxa"/>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1380" w:type="dxa"/>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11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r w:rsidR="007E2D85" w:rsidRPr="007E2D85" w:rsidTr="007E2D85">
        <w:trPr>
          <w:trHeight w:val="315"/>
        </w:trPr>
        <w:tc>
          <w:tcPr>
            <w:tcW w:w="19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2060" w:type="dxa"/>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pkCargo</w:t>
            </w:r>
            <w:proofErr w:type="spellEnd"/>
          </w:p>
        </w:tc>
        <w:tc>
          <w:tcPr>
            <w:tcW w:w="1660" w:type="dxa"/>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codigo</w:t>
            </w:r>
            <w:proofErr w:type="spellEnd"/>
          </w:p>
        </w:tc>
        <w:tc>
          <w:tcPr>
            <w:tcW w:w="1380" w:type="dxa"/>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descripcion</w:t>
            </w:r>
            <w:proofErr w:type="spellEnd"/>
          </w:p>
        </w:tc>
        <w:tc>
          <w:tcPr>
            <w:tcW w:w="11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r w:rsidR="007E2D85" w:rsidRPr="007E2D85" w:rsidTr="007E2D85">
        <w:trPr>
          <w:trHeight w:val="315"/>
        </w:trPr>
        <w:tc>
          <w:tcPr>
            <w:tcW w:w="19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206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166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13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11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19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speqmodelo</w:t>
            </w:r>
            <w:proofErr w:type="spellEnd"/>
          </w:p>
        </w:tc>
        <w:tc>
          <w:tcPr>
            <w:tcW w:w="20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1660" w:type="dxa"/>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1380" w:type="dxa"/>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1180" w:type="dxa"/>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r>
      <w:tr w:rsidR="007E2D85" w:rsidRPr="007E2D85" w:rsidTr="007E2D85">
        <w:trPr>
          <w:trHeight w:val="315"/>
        </w:trPr>
        <w:tc>
          <w:tcPr>
            <w:tcW w:w="19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2060" w:type="dxa"/>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pkEqModelo</w:t>
            </w:r>
            <w:proofErr w:type="spellEnd"/>
          </w:p>
        </w:tc>
        <w:tc>
          <w:tcPr>
            <w:tcW w:w="1660" w:type="dxa"/>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fkEqTipo</w:t>
            </w:r>
            <w:proofErr w:type="spellEnd"/>
          </w:p>
        </w:tc>
        <w:tc>
          <w:tcPr>
            <w:tcW w:w="1380" w:type="dxa"/>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codigo</w:t>
            </w:r>
            <w:proofErr w:type="spellEnd"/>
          </w:p>
        </w:tc>
        <w:tc>
          <w:tcPr>
            <w:tcW w:w="1180" w:type="dxa"/>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descripcion</w:t>
            </w:r>
            <w:proofErr w:type="spellEnd"/>
          </w:p>
        </w:tc>
      </w:tr>
      <w:tr w:rsidR="007E2D85" w:rsidRPr="007E2D85" w:rsidTr="007E2D85">
        <w:trPr>
          <w:trHeight w:val="315"/>
        </w:trPr>
        <w:tc>
          <w:tcPr>
            <w:tcW w:w="19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206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166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13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11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19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speqtipo</w:t>
            </w:r>
            <w:proofErr w:type="spellEnd"/>
          </w:p>
        </w:tc>
        <w:tc>
          <w:tcPr>
            <w:tcW w:w="20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1660" w:type="dxa"/>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1380" w:type="dxa"/>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11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r w:rsidR="007E2D85" w:rsidRPr="007E2D85" w:rsidTr="007E2D85">
        <w:trPr>
          <w:trHeight w:val="315"/>
        </w:trPr>
        <w:tc>
          <w:tcPr>
            <w:tcW w:w="19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2060" w:type="dxa"/>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pkEqTipo</w:t>
            </w:r>
            <w:proofErr w:type="spellEnd"/>
          </w:p>
        </w:tc>
        <w:tc>
          <w:tcPr>
            <w:tcW w:w="1660" w:type="dxa"/>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Pr>
                <w:rFonts w:ascii="Calibri" w:eastAsia="Times New Roman" w:hAnsi="Calibri" w:cs="Times New Roman"/>
                <w:color w:val="000000"/>
                <w:lang w:eastAsia="es-BO"/>
              </w:rPr>
              <w:t>Código</w:t>
            </w:r>
          </w:p>
        </w:tc>
        <w:tc>
          <w:tcPr>
            <w:tcW w:w="1380" w:type="dxa"/>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descripcion</w:t>
            </w:r>
            <w:proofErr w:type="spellEnd"/>
          </w:p>
        </w:tc>
        <w:tc>
          <w:tcPr>
            <w:tcW w:w="11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bl>
    <w:p w:rsidR="007E2D85" w:rsidRDefault="007E2D85" w:rsidP="007E2D85">
      <w:pPr>
        <w:pStyle w:val="EstiloSW1"/>
        <w:ind w:left="1440"/>
      </w:pPr>
    </w:p>
    <w:tbl>
      <w:tblPr>
        <w:tblW w:w="0" w:type="auto"/>
        <w:tblCellMar>
          <w:left w:w="70" w:type="dxa"/>
          <w:right w:w="70" w:type="dxa"/>
        </w:tblCellMar>
        <w:tblLook w:val="04A0" w:firstRow="1" w:lastRow="0" w:firstColumn="1" w:lastColumn="0" w:noHBand="0" w:noVBand="1"/>
      </w:tblPr>
      <w:tblGrid>
        <w:gridCol w:w="1154"/>
        <w:gridCol w:w="1174"/>
        <w:gridCol w:w="970"/>
        <w:gridCol w:w="824"/>
        <w:gridCol w:w="707"/>
        <w:gridCol w:w="888"/>
        <w:gridCol w:w="925"/>
        <w:gridCol w:w="921"/>
        <w:gridCol w:w="754"/>
        <w:gridCol w:w="521"/>
      </w:tblGrid>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spequipo</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pkEquipo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fkTipoEquipo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fkModelo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codigo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fkTipoContrato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fechaIngreso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fkOrdenTrabajo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descripcion</w:t>
            </w:r>
            <w:proofErr w:type="spellEnd"/>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spgestion</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pkGestion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codigo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fechaFin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Pr>
                <w:rFonts w:ascii="Calibri" w:eastAsia="Times New Roman" w:hAnsi="Calibri" w:cs="Times New Roman"/>
                <w:color w:val="000000"/>
                <w:lang w:eastAsia="es-BO"/>
              </w:rPr>
              <w:t>fechaFin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Pr>
                <w:rFonts w:ascii="Calibri" w:eastAsia="Times New Roman" w:hAnsi="Calibri" w:cs="Times New Roman"/>
                <w:color w:val="000000"/>
                <w:lang w:eastAsia="es-BO"/>
              </w:rPr>
              <w:t>estado</w:t>
            </w:r>
            <w:r w:rsidRPr="007E2D85">
              <w:rPr>
                <w:rFonts w:ascii="Calibri" w:eastAsia="Times New Roman" w:hAnsi="Calibri" w:cs="Times New Roman"/>
                <w:color w:val="000000"/>
                <w:lang w:eastAsia="es-BO"/>
              </w:rPr>
              <w:t> </w:t>
            </w: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spimproductiva</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pkImproductiva</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codigo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descripcion</w:t>
            </w:r>
            <w:proofErr w:type="spellEnd"/>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spitemobra</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pkItemObra</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fkOrdenTrabajo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fkPoligono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fkActividad</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codigo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descripcion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areaTrab</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rendimiento</w:t>
            </w: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spordentrabajo</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pkOrdenTrabajo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codigo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fkGestion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nombre</w:t>
            </w:r>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supervisor</w:t>
            </w:r>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areaEstimada</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estado</w:t>
            </w:r>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data</w:t>
            </w: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Default="007E2D85" w:rsidP="007E2D85">
            <w:pPr>
              <w:spacing w:after="0" w:line="240" w:lineRule="auto"/>
              <w:rPr>
                <w:rFonts w:ascii="Times New Roman" w:eastAsia="Times New Roman" w:hAnsi="Times New Roman" w:cs="Times New Roman"/>
                <w:sz w:val="20"/>
                <w:szCs w:val="20"/>
                <w:lang w:eastAsia="es-BO"/>
              </w:rPr>
            </w:pPr>
          </w:p>
          <w:p w:rsidR="007E2D85" w:rsidRDefault="007E2D85" w:rsidP="007E2D85">
            <w:pPr>
              <w:spacing w:after="0" w:line="240" w:lineRule="auto"/>
              <w:rPr>
                <w:rFonts w:ascii="Times New Roman" w:eastAsia="Times New Roman" w:hAnsi="Times New Roman" w:cs="Times New Roman"/>
                <w:sz w:val="20"/>
                <w:szCs w:val="20"/>
                <w:lang w:eastAsia="es-BO"/>
              </w:rPr>
            </w:pPr>
          </w:p>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lastRenderedPageBreak/>
              <w:t>sppersonal</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pkPersonal</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fechaIngreso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nombreComp</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apellidos</w:t>
            </w:r>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direccion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telefono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ci</w:t>
            </w:r>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fechaNac</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fkCargo</w:t>
            </w:r>
            <w:proofErr w:type="spellEnd"/>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sppoligono</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pkPoligono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fkOrdenTrabajo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codigo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descripcion</w:t>
            </w:r>
            <w:proofErr w:type="spellEnd"/>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Default="007E2D85" w:rsidP="007E2D85">
            <w:pPr>
              <w:spacing w:after="0" w:line="240" w:lineRule="auto"/>
              <w:rPr>
                <w:rFonts w:ascii="Times New Roman" w:eastAsia="Times New Roman" w:hAnsi="Times New Roman" w:cs="Times New Roman"/>
                <w:sz w:val="20"/>
                <w:szCs w:val="20"/>
                <w:lang w:eastAsia="es-BO"/>
              </w:rPr>
            </w:pPr>
          </w:p>
          <w:p w:rsidR="007E2D85" w:rsidRDefault="007E2D85" w:rsidP="007E2D85">
            <w:pPr>
              <w:spacing w:after="0" w:line="240" w:lineRule="auto"/>
              <w:rPr>
                <w:rFonts w:ascii="Times New Roman" w:eastAsia="Times New Roman" w:hAnsi="Times New Roman" w:cs="Times New Roman"/>
                <w:sz w:val="20"/>
                <w:szCs w:val="20"/>
                <w:lang w:eastAsia="es-BO"/>
              </w:rPr>
            </w:pPr>
          </w:p>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sptransfequipo</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pkTransfEquipo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codigo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fkGestion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fecha</w:t>
            </w:r>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fkOrdenOrigen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fkOrdenDestino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observacion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data</w:t>
            </w:r>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estado</w:t>
            </w: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spdettransfequipo</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pkDetTransfEquipo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fkTransfEquipo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item</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fkEquipo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observacion</w:t>
            </w:r>
            <w:proofErr w:type="spellEnd"/>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sptransfpersonal</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pkTransfPersonal</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codigo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fkGestion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fecha</w:t>
            </w:r>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fkOrdenOrigen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fkOrdenDestino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observacion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data</w:t>
            </w:r>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estado</w:t>
            </w: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dpdettransfpersonal</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pkDetTransfPersonal</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fkTransfPersonal</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item</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fkPersonal</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observacion</w:t>
            </w:r>
            <w:proofErr w:type="spellEnd"/>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bl>
    <w:p w:rsidR="007E2D85" w:rsidRDefault="007E2D85" w:rsidP="007E2D85">
      <w:pPr>
        <w:pStyle w:val="EstiloSW1"/>
        <w:ind w:left="1440"/>
      </w:pPr>
    </w:p>
    <w:p w:rsidR="00EC700F" w:rsidRDefault="00EC700F" w:rsidP="00666F46">
      <w:pPr>
        <w:pStyle w:val="EstiloSW1"/>
        <w:numPr>
          <w:ilvl w:val="0"/>
          <w:numId w:val="65"/>
        </w:numPr>
      </w:pPr>
      <w:r>
        <w:t xml:space="preserve">Diseño </w:t>
      </w:r>
      <w:proofErr w:type="spellStart"/>
      <w:r w:rsidR="007E2D85">
        <w:t>fisico</w:t>
      </w:r>
      <w:proofErr w:type="spellEnd"/>
    </w:p>
    <w:p w:rsidR="00DF6B63" w:rsidRDefault="00B67DB0" w:rsidP="00DF6B63">
      <w:pPr>
        <w:pStyle w:val="EstiloSW1"/>
        <w:ind w:left="1440"/>
      </w:pPr>
      <w:r>
        <w:rPr>
          <w:noProof/>
          <w:lang w:eastAsia="es-BO"/>
        </w:rPr>
        <w:drawing>
          <wp:anchor distT="0" distB="0" distL="114300" distR="114300" simplePos="0" relativeHeight="251703296" behindDoc="1" locked="0" layoutInCell="1" allowOverlap="1" wp14:anchorId="477CB144" wp14:editId="15A9511A">
            <wp:simplePos x="0" y="0"/>
            <wp:positionH relativeFrom="column">
              <wp:posOffset>-60276</wp:posOffset>
            </wp:positionH>
            <wp:positionV relativeFrom="paragraph">
              <wp:posOffset>262255</wp:posOffset>
            </wp:positionV>
            <wp:extent cx="5609590" cy="756285"/>
            <wp:effectExtent l="0" t="0" r="0" b="5715"/>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09590" cy="756285"/>
                    </a:xfrm>
                    <a:prstGeom prst="rect">
                      <a:avLst/>
                    </a:prstGeom>
                    <a:noFill/>
                    <a:ln>
                      <a:noFill/>
                    </a:ln>
                  </pic:spPr>
                </pic:pic>
              </a:graphicData>
            </a:graphic>
          </wp:anchor>
        </w:drawing>
      </w:r>
      <w:proofErr w:type="spellStart"/>
      <w:proofErr w:type="gramStart"/>
      <w:r w:rsidR="00DF6B63">
        <w:t>s</w:t>
      </w:r>
      <w:r w:rsidR="007E2D85">
        <w:t>pactividad</w:t>
      </w:r>
      <w:proofErr w:type="spellEnd"/>
      <w:proofErr w:type="gramEnd"/>
    </w:p>
    <w:p w:rsidR="007E2D85" w:rsidRDefault="007E2D85" w:rsidP="007E2D85">
      <w:pPr>
        <w:pStyle w:val="EstiloSW1"/>
        <w:ind w:left="1440"/>
      </w:pPr>
    </w:p>
    <w:p w:rsidR="00EC700F" w:rsidRDefault="00EC700F" w:rsidP="00EC700F"/>
    <w:p w:rsidR="00B67DB0" w:rsidRDefault="00B67DB0" w:rsidP="00EC700F"/>
    <w:p w:rsidR="00B67DB0" w:rsidRDefault="00DF6B63" w:rsidP="00B67DB0">
      <w:pPr>
        <w:pStyle w:val="EstiloSW1"/>
      </w:pPr>
      <w:r>
        <w:tab/>
      </w:r>
      <w:r>
        <w:tab/>
      </w:r>
    </w:p>
    <w:p w:rsidR="00B67DB0" w:rsidRDefault="00B67DB0" w:rsidP="00B67DB0">
      <w:pPr>
        <w:pStyle w:val="EstiloSW1"/>
      </w:pPr>
    </w:p>
    <w:p w:rsidR="00B67DB0" w:rsidRDefault="00B67DB0" w:rsidP="00B67DB0">
      <w:pPr>
        <w:pStyle w:val="EstiloSW1"/>
      </w:pPr>
    </w:p>
    <w:p w:rsidR="00B67DB0" w:rsidRDefault="00B67DB0" w:rsidP="00B67DB0">
      <w:pPr>
        <w:pStyle w:val="EstiloSW1"/>
      </w:pPr>
    </w:p>
    <w:p w:rsidR="00DF6B63" w:rsidRDefault="00DF6B63" w:rsidP="00B67DB0">
      <w:pPr>
        <w:pStyle w:val="EstiloSW1"/>
        <w:ind w:left="1428" w:firstLine="696"/>
      </w:pPr>
      <w:proofErr w:type="spellStart"/>
      <w:proofErr w:type="gramStart"/>
      <w:r>
        <w:lastRenderedPageBreak/>
        <w:t>spcargo</w:t>
      </w:r>
      <w:proofErr w:type="spellEnd"/>
      <w:proofErr w:type="gramEnd"/>
    </w:p>
    <w:p w:rsidR="00DF6B63" w:rsidRDefault="00B67DB0" w:rsidP="00EC700F">
      <w:r>
        <w:rPr>
          <w:noProof/>
          <w:lang w:eastAsia="es-BO"/>
        </w:rPr>
        <w:drawing>
          <wp:inline distT="0" distB="0" distL="0" distR="0">
            <wp:extent cx="5609590" cy="720725"/>
            <wp:effectExtent l="0" t="0" r="0" b="317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9590" cy="720725"/>
                    </a:xfrm>
                    <a:prstGeom prst="rect">
                      <a:avLst/>
                    </a:prstGeom>
                    <a:noFill/>
                    <a:ln>
                      <a:noFill/>
                    </a:ln>
                  </pic:spPr>
                </pic:pic>
              </a:graphicData>
            </a:graphic>
          </wp:inline>
        </w:drawing>
      </w:r>
    </w:p>
    <w:p w:rsidR="00DF6B63" w:rsidRDefault="00DF6B63" w:rsidP="00EC700F"/>
    <w:p w:rsidR="00DF6B63" w:rsidRDefault="00B67DB0" w:rsidP="00DF6B63">
      <w:pPr>
        <w:ind w:left="708" w:firstLine="708"/>
      </w:pPr>
      <w:r>
        <w:rPr>
          <w:noProof/>
          <w:lang w:eastAsia="es-BO"/>
        </w:rPr>
        <w:drawing>
          <wp:anchor distT="0" distB="0" distL="114300" distR="114300" simplePos="0" relativeHeight="251704320" behindDoc="1" locked="0" layoutInCell="1" allowOverlap="1" wp14:anchorId="7BACCF01" wp14:editId="2F8E5E10">
            <wp:simplePos x="0" y="0"/>
            <wp:positionH relativeFrom="column">
              <wp:posOffset>-148395</wp:posOffset>
            </wp:positionH>
            <wp:positionV relativeFrom="paragraph">
              <wp:posOffset>283845</wp:posOffset>
            </wp:positionV>
            <wp:extent cx="5609590" cy="1010920"/>
            <wp:effectExtent l="0" t="0" r="0"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09590" cy="1010920"/>
                    </a:xfrm>
                    <a:prstGeom prst="rect">
                      <a:avLst/>
                    </a:prstGeom>
                    <a:noFill/>
                    <a:ln>
                      <a:noFill/>
                    </a:ln>
                  </pic:spPr>
                </pic:pic>
              </a:graphicData>
            </a:graphic>
          </wp:anchor>
        </w:drawing>
      </w:r>
      <w:proofErr w:type="spellStart"/>
      <w:r w:rsidR="00DF6B63">
        <w:t>Spdettransfequipo</w:t>
      </w:r>
      <w:proofErr w:type="spellEnd"/>
    </w:p>
    <w:p w:rsidR="00B67DB0" w:rsidRDefault="00B67DB0" w:rsidP="00DF6B63">
      <w:pPr>
        <w:ind w:left="708" w:firstLine="708"/>
      </w:pPr>
    </w:p>
    <w:p w:rsidR="00DF6B63" w:rsidRDefault="00DF6B63" w:rsidP="00DF6B63">
      <w:pPr>
        <w:ind w:left="708" w:firstLine="708"/>
      </w:pPr>
    </w:p>
    <w:p w:rsidR="00EC700F" w:rsidRDefault="00EC700F" w:rsidP="00EC700F"/>
    <w:p w:rsidR="00EC700F" w:rsidRDefault="00EC700F" w:rsidP="00EC700F"/>
    <w:p w:rsidR="00DF6B63" w:rsidRDefault="00DF6B63" w:rsidP="00EC700F">
      <w:r>
        <w:tab/>
      </w:r>
      <w:r>
        <w:tab/>
      </w:r>
      <w:proofErr w:type="spellStart"/>
      <w:r>
        <w:t>Spdettransfequipo</w:t>
      </w:r>
      <w:proofErr w:type="spellEnd"/>
    </w:p>
    <w:p w:rsidR="00DF6B63" w:rsidRDefault="00B67DB0" w:rsidP="00EC700F">
      <w:r>
        <w:rPr>
          <w:noProof/>
          <w:lang w:eastAsia="es-BO"/>
        </w:rPr>
        <w:drawing>
          <wp:inline distT="0" distB="0" distL="0" distR="0">
            <wp:extent cx="5609590" cy="10287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09590" cy="1028700"/>
                    </a:xfrm>
                    <a:prstGeom prst="rect">
                      <a:avLst/>
                    </a:prstGeom>
                    <a:noFill/>
                    <a:ln>
                      <a:noFill/>
                    </a:ln>
                  </pic:spPr>
                </pic:pic>
              </a:graphicData>
            </a:graphic>
          </wp:inline>
        </w:drawing>
      </w:r>
    </w:p>
    <w:p w:rsidR="00DF6B63" w:rsidRDefault="00DF6B63" w:rsidP="00EC700F">
      <w:r>
        <w:tab/>
      </w:r>
      <w:r>
        <w:tab/>
      </w:r>
      <w:proofErr w:type="spellStart"/>
      <w:r>
        <w:t>Speqmodelo</w:t>
      </w:r>
      <w:proofErr w:type="spellEnd"/>
    </w:p>
    <w:p w:rsidR="00DF6B63" w:rsidRDefault="00B67DB0" w:rsidP="00EC700F">
      <w:r>
        <w:rPr>
          <w:noProof/>
          <w:lang w:eastAsia="es-BO"/>
        </w:rPr>
        <w:drawing>
          <wp:inline distT="0" distB="0" distL="0" distR="0">
            <wp:extent cx="5609590" cy="89662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09590" cy="896620"/>
                    </a:xfrm>
                    <a:prstGeom prst="rect">
                      <a:avLst/>
                    </a:prstGeom>
                    <a:noFill/>
                    <a:ln>
                      <a:noFill/>
                    </a:ln>
                  </pic:spPr>
                </pic:pic>
              </a:graphicData>
            </a:graphic>
          </wp:inline>
        </w:drawing>
      </w:r>
    </w:p>
    <w:p w:rsidR="00DF6B63" w:rsidRDefault="00DF6B63" w:rsidP="00EC700F">
      <w:r>
        <w:tab/>
      </w:r>
      <w:r>
        <w:tab/>
      </w:r>
      <w:proofErr w:type="spellStart"/>
      <w:r>
        <w:t>Speqtipo</w:t>
      </w:r>
      <w:proofErr w:type="spellEnd"/>
    </w:p>
    <w:p w:rsidR="00DF6B63" w:rsidRDefault="00B67DB0" w:rsidP="00EC700F">
      <w:r>
        <w:rPr>
          <w:noProof/>
          <w:lang w:eastAsia="es-BO"/>
        </w:rPr>
        <w:drawing>
          <wp:inline distT="0" distB="0" distL="0" distR="0">
            <wp:extent cx="5609590" cy="738505"/>
            <wp:effectExtent l="0" t="0" r="0" b="444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09590" cy="738505"/>
                    </a:xfrm>
                    <a:prstGeom prst="rect">
                      <a:avLst/>
                    </a:prstGeom>
                    <a:noFill/>
                    <a:ln>
                      <a:noFill/>
                    </a:ln>
                  </pic:spPr>
                </pic:pic>
              </a:graphicData>
            </a:graphic>
          </wp:inline>
        </w:drawing>
      </w:r>
    </w:p>
    <w:p w:rsidR="00B67DB0" w:rsidRDefault="00DF6B63" w:rsidP="00EC700F">
      <w:r>
        <w:tab/>
      </w:r>
      <w:r>
        <w:tab/>
      </w:r>
    </w:p>
    <w:p w:rsidR="00B67DB0" w:rsidRDefault="00B67DB0" w:rsidP="00EC700F"/>
    <w:p w:rsidR="00B67DB0" w:rsidRDefault="00B67DB0" w:rsidP="00EC700F"/>
    <w:p w:rsidR="00B67DB0" w:rsidRDefault="00B67DB0" w:rsidP="00EC700F"/>
    <w:p w:rsidR="00B67DB0" w:rsidRDefault="00B67DB0" w:rsidP="00EC700F"/>
    <w:p w:rsidR="00DF6B63" w:rsidRDefault="00DF6B63" w:rsidP="00EC700F">
      <w:proofErr w:type="spellStart"/>
      <w:r>
        <w:lastRenderedPageBreak/>
        <w:t>Spequipo</w:t>
      </w:r>
      <w:proofErr w:type="spellEnd"/>
    </w:p>
    <w:p w:rsidR="00DF6B63" w:rsidRDefault="00DF6B63" w:rsidP="00EC700F">
      <w:r>
        <w:rPr>
          <w:noProof/>
          <w:lang w:eastAsia="es-BO"/>
        </w:rPr>
        <w:drawing>
          <wp:inline distT="0" distB="0" distL="0" distR="0">
            <wp:extent cx="5609590" cy="1529715"/>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9590" cy="1529715"/>
                    </a:xfrm>
                    <a:prstGeom prst="rect">
                      <a:avLst/>
                    </a:prstGeom>
                    <a:noFill/>
                    <a:ln>
                      <a:noFill/>
                    </a:ln>
                  </pic:spPr>
                </pic:pic>
              </a:graphicData>
            </a:graphic>
          </wp:inline>
        </w:drawing>
      </w:r>
    </w:p>
    <w:p w:rsidR="00DF6B63" w:rsidRDefault="00DF6B63" w:rsidP="00EC700F">
      <w:r>
        <w:tab/>
      </w:r>
      <w:r>
        <w:tab/>
      </w:r>
      <w:proofErr w:type="spellStart"/>
      <w:r>
        <w:t>Spgestion</w:t>
      </w:r>
      <w:proofErr w:type="spellEnd"/>
    </w:p>
    <w:p w:rsidR="00DF6B63" w:rsidRDefault="00DF6B63" w:rsidP="00EC700F">
      <w:r>
        <w:rPr>
          <w:noProof/>
          <w:lang w:eastAsia="es-BO"/>
        </w:rPr>
        <w:drawing>
          <wp:inline distT="0" distB="0" distL="0" distR="0">
            <wp:extent cx="5609590" cy="1099185"/>
            <wp:effectExtent l="0" t="0" r="0" b="571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09590" cy="1099185"/>
                    </a:xfrm>
                    <a:prstGeom prst="rect">
                      <a:avLst/>
                    </a:prstGeom>
                    <a:noFill/>
                    <a:ln>
                      <a:noFill/>
                    </a:ln>
                  </pic:spPr>
                </pic:pic>
              </a:graphicData>
            </a:graphic>
          </wp:inline>
        </w:drawing>
      </w:r>
    </w:p>
    <w:p w:rsidR="00DF6B63" w:rsidRDefault="00DF6B63" w:rsidP="00EC700F">
      <w:r>
        <w:tab/>
      </w:r>
      <w:r>
        <w:tab/>
      </w:r>
    </w:p>
    <w:p w:rsidR="00DF6B63" w:rsidRDefault="00DF6B63" w:rsidP="00EC700F"/>
    <w:p w:rsidR="00DF6B63" w:rsidRDefault="00DF6B63" w:rsidP="00DF6B63">
      <w:pPr>
        <w:ind w:left="708" w:firstLine="708"/>
      </w:pPr>
      <w:proofErr w:type="spellStart"/>
      <w:r>
        <w:t>Spimproductiva</w:t>
      </w:r>
      <w:proofErr w:type="spellEnd"/>
    </w:p>
    <w:p w:rsidR="00DF6B63" w:rsidRDefault="00DF6B63" w:rsidP="00EC700F">
      <w:r>
        <w:rPr>
          <w:noProof/>
          <w:lang w:eastAsia="es-BO"/>
        </w:rPr>
        <w:drawing>
          <wp:inline distT="0" distB="0" distL="0" distR="0">
            <wp:extent cx="5609590" cy="720725"/>
            <wp:effectExtent l="0" t="0" r="0" b="317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09590" cy="720725"/>
                    </a:xfrm>
                    <a:prstGeom prst="rect">
                      <a:avLst/>
                    </a:prstGeom>
                    <a:noFill/>
                    <a:ln>
                      <a:noFill/>
                    </a:ln>
                  </pic:spPr>
                </pic:pic>
              </a:graphicData>
            </a:graphic>
          </wp:inline>
        </w:drawing>
      </w:r>
    </w:p>
    <w:p w:rsidR="00DF6B63" w:rsidRDefault="00DF6B63" w:rsidP="00EC700F">
      <w:r>
        <w:tab/>
      </w:r>
      <w:r>
        <w:tab/>
      </w:r>
      <w:proofErr w:type="spellStart"/>
      <w:r>
        <w:t>Spitemobra</w:t>
      </w:r>
      <w:proofErr w:type="spellEnd"/>
    </w:p>
    <w:p w:rsidR="00DF6B63" w:rsidRDefault="00DF6B63" w:rsidP="00EC700F">
      <w:r>
        <w:rPr>
          <w:noProof/>
          <w:lang w:eastAsia="es-BO"/>
        </w:rPr>
        <w:drawing>
          <wp:inline distT="0" distB="0" distL="0" distR="0">
            <wp:extent cx="5609590" cy="156527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09590" cy="1565275"/>
                    </a:xfrm>
                    <a:prstGeom prst="rect">
                      <a:avLst/>
                    </a:prstGeom>
                    <a:noFill/>
                    <a:ln>
                      <a:noFill/>
                    </a:ln>
                  </pic:spPr>
                </pic:pic>
              </a:graphicData>
            </a:graphic>
          </wp:inline>
        </w:drawing>
      </w:r>
    </w:p>
    <w:p w:rsidR="009F4CA1" w:rsidRDefault="009F4CA1" w:rsidP="00EC700F">
      <w:r>
        <w:tab/>
      </w:r>
      <w:r>
        <w:tab/>
      </w:r>
      <w:proofErr w:type="spellStart"/>
      <w:r>
        <w:t>Spordentrabajo</w:t>
      </w:r>
      <w:proofErr w:type="spellEnd"/>
    </w:p>
    <w:p w:rsidR="009F4CA1" w:rsidRDefault="009F4CA1" w:rsidP="00EC700F">
      <w:r>
        <w:rPr>
          <w:noProof/>
          <w:lang w:eastAsia="es-BO"/>
        </w:rPr>
        <w:lastRenderedPageBreak/>
        <w:drawing>
          <wp:inline distT="0" distB="0" distL="0" distR="0">
            <wp:extent cx="5609590" cy="1565275"/>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09590" cy="1565275"/>
                    </a:xfrm>
                    <a:prstGeom prst="rect">
                      <a:avLst/>
                    </a:prstGeom>
                    <a:noFill/>
                    <a:ln>
                      <a:noFill/>
                    </a:ln>
                  </pic:spPr>
                </pic:pic>
              </a:graphicData>
            </a:graphic>
          </wp:inline>
        </w:drawing>
      </w:r>
    </w:p>
    <w:p w:rsidR="009F4CA1" w:rsidRDefault="009F4CA1" w:rsidP="00EC700F">
      <w:r>
        <w:tab/>
      </w:r>
      <w:r>
        <w:tab/>
      </w:r>
      <w:proofErr w:type="spellStart"/>
      <w:r>
        <w:t>Sppersonal</w:t>
      </w:r>
      <w:proofErr w:type="spellEnd"/>
    </w:p>
    <w:p w:rsidR="009F4CA1" w:rsidRDefault="009F4CA1" w:rsidP="00EC700F">
      <w:r>
        <w:rPr>
          <w:noProof/>
          <w:lang w:eastAsia="es-BO"/>
        </w:rPr>
        <w:drawing>
          <wp:inline distT="0" distB="0" distL="0" distR="0">
            <wp:extent cx="5609590" cy="185547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09590" cy="1855470"/>
                    </a:xfrm>
                    <a:prstGeom prst="rect">
                      <a:avLst/>
                    </a:prstGeom>
                    <a:noFill/>
                    <a:ln>
                      <a:noFill/>
                    </a:ln>
                  </pic:spPr>
                </pic:pic>
              </a:graphicData>
            </a:graphic>
          </wp:inline>
        </w:drawing>
      </w:r>
    </w:p>
    <w:p w:rsidR="009F4CA1" w:rsidRDefault="009F4CA1" w:rsidP="00EC700F">
      <w:r>
        <w:tab/>
      </w:r>
      <w:r>
        <w:tab/>
      </w:r>
    </w:p>
    <w:p w:rsidR="009F4CA1" w:rsidRDefault="009F4CA1" w:rsidP="00EC700F"/>
    <w:p w:rsidR="009F4CA1" w:rsidRDefault="009F4CA1" w:rsidP="00EC700F"/>
    <w:p w:rsidR="009F4CA1" w:rsidRDefault="009F4CA1" w:rsidP="009F4CA1">
      <w:pPr>
        <w:ind w:left="708" w:firstLine="708"/>
      </w:pPr>
      <w:proofErr w:type="spellStart"/>
      <w:r>
        <w:t>Sppoligono</w:t>
      </w:r>
      <w:proofErr w:type="spellEnd"/>
    </w:p>
    <w:p w:rsidR="009F4CA1" w:rsidRDefault="009F4CA1" w:rsidP="00EC700F">
      <w:r>
        <w:rPr>
          <w:noProof/>
          <w:lang w:eastAsia="es-BO"/>
        </w:rPr>
        <w:drawing>
          <wp:inline distT="0" distB="0" distL="0" distR="0">
            <wp:extent cx="5609590" cy="89662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09590" cy="896620"/>
                    </a:xfrm>
                    <a:prstGeom prst="rect">
                      <a:avLst/>
                    </a:prstGeom>
                    <a:noFill/>
                    <a:ln>
                      <a:noFill/>
                    </a:ln>
                  </pic:spPr>
                </pic:pic>
              </a:graphicData>
            </a:graphic>
          </wp:inline>
        </w:drawing>
      </w:r>
    </w:p>
    <w:p w:rsidR="009F4CA1" w:rsidRDefault="009F4CA1" w:rsidP="00EC700F">
      <w:r>
        <w:tab/>
      </w:r>
      <w:r>
        <w:tab/>
      </w:r>
      <w:proofErr w:type="spellStart"/>
      <w:r>
        <w:t>Sptransfequipo</w:t>
      </w:r>
      <w:proofErr w:type="spellEnd"/>
    </w:p>
    <w:p w:rsidR="009F4CA1" w:rsidRDefault="009F4CA1" w:rsidP="00EC700F">
      <w:r>
        <w:rPr>
          <w:noProof/>
          <w:lang w:eastAsia="es-BO"/>
        </w:rPr>
        <w:drawing>
          <wp:inline distT="0" distB="0" distL="0" distR="0">
            <wp:extent cx="5609590" cy="1758315"/>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09590" cy="1758315"/>
                    </a:xfrm>
                    <a:prstGeom prst="rect">
                      <a:avLst/>
                    </a:prstGeom>
                    <a:noFill/>
                    <a:ln>
                      <a:noFill/>
                    </a:ln>
                  </pic:spPr>
                </pic:pic>
              </a:graphicData>
            </a:graphic>
          </wp:inline>
        </w:drawing>
      </w:r>
    </w:p>
    <w:p w:rsidR="009F4CA1" w:rsidRDefault="009F4CA1" w:rsidP="00EC700F">
      <w:r>
        <w:lastRenderedPageBreak/>
        <w:tab/>
      </w:r>
      <w:r>
        <w:tab/>
      </w:r>
      <w:proofErr w:type="spellStart"/>
      <w:r>
        <w:t>Sptransfpersonal</w:t>
      </w:r>
      <w:proofErr w:type="spellEnd"/>
    </w:p>
    <w:p w:rsidR="009F4CA1" w:rsidRDefault="009F4CA1" w:rsidP="00EC700F">
      <w:r>
        <w:rPr>
          <w:noProof/>
          <w:lang w:eastAsia="es-BO"/>
        </w:rPr>
        <w:drawing>
          <wp:inline distT="0" distB="0" distL="0" distR="0">
            <wp:extent cx="5609590" cy="169672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09590" cy="1696720"/>
                    </a:xfrm>
                    <a:prstGeom prst="rect">
                      <a:avLst/>
                    </a:prstGeom>
                    <a:noFill/>
                    <a:ln>
                      <a:noFill/>
                    </a:ln>
                  </pic:spPr>
                </pic:pic>
              </a:graphicData>
            </a:graphic>
          </wp:inline>
        </w:drawing>
      </w:r>
    </w:p>
    <w:p w:rsidR="00D66AD4" w:rsidRDefault="00D66AD4" w:rsidP="00EC700F">
      <w:pPr>
        <w:rPr>
          <w:b/>
        </w:rPr>
      </w:pPr>
      <w:r w:rsidRPr="00D66AD4">
        <w:rPr>
          <w:b/>
        </w:rPr>
        <w:tab/>
        <w:t>SCRIPT DE BASE DE DATOS</w:t>
      </w:r>
    </w:p>
    <w:p w:rsidR="00D66AD4" w:rsidRPr="00D66AD4" w:rsidRDefault="00D66AD4" w:rsidP="00D66AD4">
      <w:pPr>
        <w:pStyle w:val="Sinespaciado"/>
      </w:pPr>
      <w:r w:rsidRPr="00D66AD4">
        <w:t>CREATE TABLE IF NOT EXISTS `</w:t>
      </w:r>
      <w:proofErr w:type="spellStart"/>
      <w:r w:rsidRPr="00D66AD4">
        <w:t>spactividad</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pkActividad</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char</w:t>
      </w:r>
      <w:proofErr w:type="spellEnd"/>
      <w:r w:rsidRPr="00D66AD4">
        <w:t>(2) NOT NULL DEFAULT '0',</w:t>
      </w:r>
    </w:p>
    <w:p w:rsidR="00D66AD4" w:rsidRPr="00D66AD4" w:rsidRDefault="00D66AD4" w:rsidP="00D66AD4">
      <w:pPr>
        <w:pStyle w:val="Sinespaciado"/>
      </w:pPr>
      <w:r w:rsidRPr="00D66AD4">
        <w:t xml:space="preserve">  `</w:t>
      </w:r>
      <w:proofErr w:type="spellStart"/>
      <w:proofErr w:type="gramStart"/>
      <w:r w:rsidRPr="00D66AD4">
        <w:t>descripcion</w:t>
      </w:r>
      <w:proofErr w:type="spellEnd"/>
      <w:proofErr w:type="gramEnd"/>
      <w:r w:rsidRPr="00D66AD4">
        <w:t xml:space="preserve">` </w:t>
      </w:r>
      <w:proofErr w:type="spellStart"/>
      <w:r w:rsidRPr="00D66AD4">
        <w:t>varchar</w:t>
      </w:r>
      <w:proofErr w:type="spellEnd"/>
      <w:r w:rsidRPr="00D66AD4">
        <w:t>(50) NOT NULL DEFAULT '0',</w:t>
      </w:r>
    </w:p>
    <w:p w:rsidR="00D66AD4" w:rsidRPr="00D66AD4" w:rsidRDefault="00D66AD4" w:rsidP="00D66AD4">
      <w:pPr>
        <w:pStyle w:val="Sinespaciado"/>
      </w:pPr>
      <w:r w:rsidRPr="00D66AD4">
        <w:t xml:space="preserve">  PRIMARY KEY (`</w:t>
      </w:r>
      <w:proofErr w:type="spellStart"/>
      <w:r w:rsidRPr="00D66AD4">
        <w:t>pkActividad</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Pr="00D66AD4" w:rsidRDefault="00D66AD4" w:rsidP="00D66AD4">
      <w:pPr>
        <w:pStyle w:val="Sinespaciado"/>
      </w:pPr>
    </w:p>
    <w:p w:rsidR="00D66AD4" w:rsidRPr="00D66AD4" w:rsidRDefault="00D66AD4" w:rsidP="00D66AD4">
      <w:pPr>
        <w:pStyle w:val="Sinespaciado"/>
      </w:pPr>
      <w:r w:rsidRPr="00D66AD4">
        <w:t>CREATE TABLE IF NOT EXISTS `</w:t>
      </w:r>
      <w:proofErr w:type="spellStart"/>
      <w:r w:rsidRPr="00D66AD4">
        <w:t>spcargo</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pkCargo</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char</w:t>
      </w:r>
      <w:proofErr w:type="spellEnd"/>
      <w:r w:rsidRPr="00D66AD4">
        <w:t>(3) DEFAULT NULL,</w:t>
      </w:r>
    </w:p>
    <w:p w:rsidR="00D66AD4" w:rsidRPr="00D66AD4" w:rsidRDefault="00D66AD4" w:rsidP="00D66AD4">
      <w:pPr>
        <w:pStyle w:val="Sinespaciado"/>
      </w:pPr>
      <w:r w:rsidRPr="00D66AD4">
        <w:t xml:space="preserve">  `</w:t>
      </w:r>
      <w:proofErr w:type="spellStart"/>
      <w:proofErr w:type="gramStart"/>
      <w:r w:rsidRPr="00D66AD4">
        <w:t>descripcion</w:t>
      </w:r>
      <w:proofErr w:type="spellEnd"/>
      <w:proofErr w:type="gramEnd"/>
      <w:r w:rsidRPr="00D66AD4">
        <w:t xml:space="preserve">` </w:t>
      </w:r>
      <w:proofErr w:type="spellStart"/>
      <w:r w:rsidRPr="00D66AD4">
        <w:t>varchar</w:t>
      </w:r>
      <w:proofErr w:type="spellEnd"/>
      <w:r w:rsidRPr="00D66AD4">
        <w:t>(50) DEFAULT NULL,</w:t>
      </w:r>
    </w:p>
    <w:p w:rsidR="00D66AD4" w:rsidRPr="00D66AD4" w:rsidRDefault="00D66AD4" w:rsidP="00D66AD4">
      <w:pPr>
        <w:pStyle w:val="Sinespaciado"/>
      </w:pPr>
      <w:r w:rsidRPr="00D66AD4">
        <w:t xml:space="preserve">  PRIMARY KEY (`</w:t>
      </w:r>
      <w:proofErr w:type="spellStart"/>
      <w:r w:rsidRPr="00D66AD4">
        <w:t>pkCargo</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 </w:t>
      </w:r>
    </w:p>
    <w:p w:rsidR="00D66AD4" w:rsidRPr="00D66AD4" w:rsidRDefault="00D66AD4" w:rsidP="00D66AD4">
      <w:pPr>
        <w:pStyle w:val="Sinespaciado"/>
      </w:pPr>
    </w:p>
    <w:p w:rsidR="00D66AD4" w:rsidRPr="00D66AD4" w:rsidRDefault="00D66AD4" w:rsidP="00D66AD4">
      <w:pPr>
        <w:pStyle w:val="Sinespaciado"/>
      </w:pPr>
      <w:r w:rsidRPr="00D66AD4">
        <w:t>CREATE TABLE IF NOT EXISTS `</w:t>
      </w:r>
      <w:proofErr w:type="spellStart"/>
      <w:r w:rsidRPr="00D66AD4">
        <w:t>spdettransfequipo</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pkDetTransfEquipo</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fkTransfEquipo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item</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fkEquipo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observacion</w:t>
      </w:r>
      <w:proofErr w:type="spellEnd"/>
      <w:proofErr w:type="gramEnd"/>
      <w:r w:rsidRPr="00D66AD4">
        <w:t xml:space="preserve">` </w:t>
      </w:r>
      <w:proofErr w:type="spellStart"/>
      <w:r w:rsidRPr="00D66AD4">
        <w:t>varchar</w:t>
      </w:r>
      <w:proofErr w:type="spellEnd"/>
      <w:r w:rsidRPr="00D66AD4">
        <w:t>(50) NOT NULL DEFAULT '0',</w:t>
      </w:r>
    </w:p>
    <w:p w:rsidR="00D66AD4" w:rsidRPr="00D66AD4" w:rsidRDefault="00D66AD4" w:rsidP="00D66AD4">
      <w:pPr>
        <w:pStyle w:val="Sinespaciado"/>
      </w:pPr>
      <w:r w:rsidRPr="00D66AD4">
        <w:t xml:space="preserve">  PRIMARY KEY (`</w:t>
      </w:r>
      <w:proofErr w:type="spellStart"/>
      <w:r w:rsidRPr="00D66AD4">
        <w:t>pkDetTransfEquipo</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Pr="00D66AD4" w:rsidRDefault="00D66AD4" w:rsidP="00D66AD4">
      <w:pPr>
        <w:pStyle w:val="Sinespaciado"/>
      </w:pPr>
    </w:p>
    <w:p w:rsidR="00D66AD4" w:rsidRPr="00D66AD4" w:rsidRDefault="00D66AD4" w:rsidP="00D66AD4">
      <w:pPr>
        <w:pStyle w:val="Sinespaciado"/>
      </w:pPr>
      <w:r w:rsidRPr="00D66AD4">
        <w:t>CREATE TABLE IF NOT EXISTS `</w:t>
      </w:r>
      <w:proofErr w:type="spellStart"/>
      <w:r w:rsidRPr="00D66AD4">
        <w:t>spdettransfpersonal</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pkDetTransfPersonal</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fkTransfPersonal</w:t>
      </w:r>
      <w:proofErr w:type="spellEnd"/>
      <w:proofErr w:type="gramEnd"/>
      <w:r w:rsidRPr="00D66AD4">
        <w:t xml:space="preserve">` </w:t>
      </w:r>
      <w:proofErr w:type="spellStart"/>
      <w:r w:rsidRPr="00D66AD4">
        <w:t>int</w:t>
      </w:r>
      <w:proofErr w:type="spellEnd"/>
      <w:r w:rsidRPr="00D66AD4">
        <w:t>(11) NOT NULL,</w:t>
      </w:r>
    </w:p>
    <w:p w:rsidR="00D66AD4" w:rsidRPr="00D66AD4" w:rsidRDefault="00D66AD4" w:rsidP="00D66AD4">
      <w:pPr>
        <w:pStyle w:val="Sinespaciado"/>
      </w:pPr>
      <w:r w:rsidRPr="00D66AD4">
        <w:t xml:space="preserve">  `</w:t>
      </w:r>
      <w:proofErr w:type="spellStart"/>
      <w:proofErr w:type="gramStart"/>
      <w:r w:rsidRPr="00D66AD4">
        <w:t>item</w:t>
      </w:r>
      <w:proofErr w:type="spellEnd"/>
      <w:proofErr w:type="gramEnd"/>
      <w:r w:rsidRPr="00D66AD4">
        <w:t xml:space="preserve">` </w:t>
      </w:r>
      <w:proofErr w:type="spellStart"/>
      <w:r w:rsidRPr="00D66AD4">
        <w:t>int</w:t>
      </w:r>
      <w:proofErr w:type="spellEnd"/>
      <w:r w:rsidRPr="00D66AD4">
        <w:t>(11) NOT NULL,</w:t>
      </w:r>
    </w:p>
    <w:p w:rsidR="00D66AD4" w:rsidRPr="00D66AD4" w:rsidRDefault="00D66AD4" w:rsidP="00D66AD4">
      <w:pPr>
        <w:pStyle w:val="Sinespaciado"/>
      </w:pPr>
      <w:r w:rsidRPr="00D66AD4">
        <w:t xml:space="preserve">  `</w:t>
      </w:r>
      <w:proofErr w:type="spellStart"/>
      <w:proofErr w:type="gramStart"/>
      <w:r w:rsidRPr="00D66AD4">
        <w:t>fkPersonal</w:t>
      </w:r>
      <w:proofErr w:type="spellEnd"/>
      <w:proofErr w:type="gramEnd"/>
      <w:r w:rsidRPr="00D66AD4">
        <w:t xml:space="preserve">` </w:t>
      </w:r>
      <w:proofErr w:type="spellStart"/>
      <w:r w:rsidRPr="00D66AD4">
        <w:t>int</w:t>
      </w:r>
      <w:proofErr w:type="spellEnd"/>
      <w:r w:rsidRPr="00D66AD4">
        <w:t>(11) NOT NULL,</w:t>
      </w:r>
    </w:p>
    <w:p w:rsidR="00D66AD4" w:rsidRPr="00D66AD4" w:rsidRDefault="00D66AD4" w:rsidP="00D66AD4">
      <w:pPr>
        <w:pStyle w:val="Sinespaciado"/>
      </w:pPr>
      <w:r w:rsidRPr="00D66AD4">
        <w:t xml:space="preserve">  `</w:t>
      </w:r>
      <w:proofErr w:type="spellStart"/>
      <w:proofErr w:type="gramStart"/>
      <w:r w:rsidRPr="00D66AD4">
        <w:t>observacion</w:t>
      </w:r>
      <w:proofErr w:type="spellEnd"/>
      <w:proofErr w:type="gramEnd"/>
      <w:r w:rsidRPr="00D66AD4">
        <w:t xml:space="preserve">` </w:t>
      </w:r>
      <w:proofErr w:type="spellStart"/>
      <w:r w:rsidRPr="00D66AD4">
        <w:t>varchar</w:t>
      </w:r>
      <w:proofErr w:type="spellEnd"/>
      <w:r w:rsidRPr="00D66AD4">
        <w:t>(25) NOT NULL,</w:t>
      </w:r>
    </w:p>
    <w:p w:rsidR="00D66AD4" w:rsidRPr="00D66AD4" w:rsidRDefault="00D66AD4" w:rsidP="00D66AD4">
      <w:pPr>
        <w:pStyle w:val="Sinespaciado"/>
      </w:pPr>
      <w:r w:rsidRPr="00D66AD4">
        <w:t xml:space="preserve">  PRIMARY KEY (`</w:t>
      </w:r>
      <w:proofErr w:type="spellStart"/>
      <w:r w:rsidRPr="00D66AD4">
        <w:t>pkDetTransfPersonal</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Default="00D66AD4" w:rsidP="00D66AD4">
      <w:pPr>
        <w:pStyle w:val="Sinespaciado"/>
      </w:pPr>
    </w:p>
    <w:p w:rsidR="00D66AD4" w:rsidRDefault="00D66AD4" w:rsidP="00D66AD4">
      <w:pPr>
        <w:pStyle w:val="Sinespaciado"/>
      </w:pPr>
    </w:p>
    <w:p w:rsidR="00D66AD4" w:rsidRPr="00D66AD4" w:rsidRDefault="00D66AD4" w:rsidP="00D66AD4">
      <w:pPr>
        <w:pStyle w:val="Sinespaciado"/>
      </w:pPr>
    </w:p>
    <w:p w:rsidR="00D66AD4" w:rsidRPr="00D66AD4" w:rsidRDefault="00D66AD4" w:rsidP="00D66AD4">
      <w:pPr>
        <w:pStyle w:val="Sinespaciado"/>
      </w:pPr>
      <w:r w:rsidRPr="00D66AD4">
        <w:lastRenderedPageBreak/>
        <w:t>CREATE TABLE IF NOT EXISTS `</w:t>
      </w:r>
      <w:proofErr w:type="spellStart"/>
      <w:r w:rsidRPr="00D66AD4">
        <w:t>speqmodelo</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pkEqModelo</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fkEqTipo</w:t>
      </w:r>
      <w:proofErr w:type="spellEnd"/>
      <w:proofErr w:type="gramEnd"/>
      <w:r w:rsidRPr="00D66AD4">
        <w:t xml:space="preserve">` </w:t>
      </w:r>
      <w:proofErr w:type="spellStart"/>
      <w:r w:rsidRPr="00D66AD4">
        <w:t>int</w:t>
      </w:r>
      <w:proofErr w:type="spellEnd"/>
      <w:r w:rsidRPr="00D66AD4">
        <w:t>(11) DEFAULT '0',</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char</w:t>
      </w:r>
      <w:proofErr w:type="spellEnd"/>
      <w:r w:rsidRPr="00D66AD4">
        <w:t>(2) DEFAULT '0',</w:t>
      </w:r>
    </w:p>
    <w:p w:rsidR="00D66AD4" w:rsidRPr="00D66AD4" w:rsidRDefault="00D66AD4" w:rsidP="00D66AD4">
      <w:pPr>
        <w:pStyle w:val="Sinespaciado"/>
      </w:pPr>
      <w:r w:rsidRPr="00D66AD4">
        <w:t xml:space="preserve">  `</w:t>
      </w:r>
      <w:proofErr w:type="spellStart"/>
      <w:proofErr w:type="gramStart"/>
      <w:r w:rsidRPr="00D66AD4">
        <w:t>descripcion</w:t>
      </w:r>
      <w:proofErr w:type="spellEnd"/>
      <w:proofErr w:type="gramEnd"/>
      <w:r w:rsidRPr="00D66AD4">
        <w:t xml:space="preserve">` </w:t>
      </w:r>
      <w:proofErr w:type="spellStart"/>
      <w:r w:rsidRPr="00D66AD4">
        <w:t>varchar</w:t>
      </w:r>
      <w:proofErr w:type="spellEnd"/>
      <w:r w:rsidRPr="00D66AD4">
        <w:t>(25) DEFAULT '0',</w:t>
      </w:r>
    </w:p>
    <w:p w:rsidR="00D66AD4" w:rsidRPr="00D66AD4" w:rsidRDefault="00D66AD4" w:rsidP="00D66AD4">
      <w:pPr>
        <w:pStyle w:val="Sinespaciado"/>
      </w:pPr>
      <w:r w:rsidRPr="00D66AD4">
        <w:t xml:space="preserve">  PRIMARY KEY (`</w:t>
      </w:r>
      <w:proofErr w:type="spellStart"/>
      <w:r w:rsidRPr="00D66AD4">
        <w:t>pkEqModelo</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Pr="00D66AD4" w:rsidRDefault="00D66AD4" w:rsidP="00D66AD4">
      <w:pPr>
        <w:pStyle w:val="Sinespaciado"/>
      </w:pPr>
    </w:p>
    <w:p w:rsidR="00D66AD4" w:rsidRPr="00D66AD4" w:rsidRDefault="00D66AD4" w:rsidP="00D66AD4">
      <w:pPr>
        <w:pStyle w:val="Sinespaciado"/>
      </w:pPr>
      <w:r w:rsidRPr="00D66AD4">
        <w:t>CREATE TABLE IF NOT EXISTS `</w:t>
      </w:r>
      <w:proofErr w:type="spellStart"/>
      <w:r w:rsidRPr="00D66AD4">
        <w:t>speqtipo</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pkEqTipo</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char</w:t>
      </w:r>
      <w:proofErr w:type="spellEnd"/>
      <w:r w:rsidRPr="00D66AD4">
        <w:t>(2) DEFAULT '0',</w:t>
      </w:r>
    </w:p>
    <w:p w:rsidR="00D66AD4" w:rsidRPr="00D66AD4" w:rsidRDefault="00D66AD4" w:rsidP="00D66AD4">
      <w:pPr>
        <w:pStyle w:val="Sinespaciado"/>
      </w:pPr>
      <w:r w:rsidRPr="00D66AD4">
        <w:t xml:space="preserve">  `</w:t>
      </w:r>
      <w:proofErr w:type="spellStart"/>
      <w:proofErr w:type="gramStart"/>
      <w:r w:rsidRPr="00D66AD4">
        <w:t>descripcion</w:t>
      </w:r>
      <w:proofErr w:type="spellEnd"/>
      <w:proofErr w:type="gramEnd"/>
      <w:r w:rsidRPr="00D66AD4">
        <w:t xml:space="preserve">` </w:t>
      </w:r>
      <w:proofErr w:type="spellStart"/>
      <w:r w:rsidRPr="00D66AD4">
        <w:t>varchar</w:t>
      </w:r>
      <w:proofErr w:type="spellEnd"/>
      <w:r w:rsidRPr="00D66AD4">
        <w:t>(25) DEFAULT '0',</w:t>
      </w:r>
    </w:p>
    <w:p w:rsidR="00D66AD4" w:rsidRPr="00D66AD4" w:rsidRDefault="00D66AD4" w:rsidP="00D66AD4">
      <w:pPr>
        <w:pStyle w:val="Sinespaciado"/>
      </w:pPr>
      <w:r w:rsidRPr="00D66AD4">
        <w:t xml:space="preserve">  PRIMARY KEY (`</w:t>
      </w:r>
      <w:proofErr w:type="spellStart"/>
      <w:r w:rsidRPr="00D66AD4">
        <w:t>pkEqTipo</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Pr="00D66AD4" w:rsidRDefault="00D66AD4" w:rsidP="00D66AD4">
      <w:pPr>
        <w:pStyle w:val="Sinespaciado"/>
      </w:pPr>
    </w:p>
    <w:p w:rsidR="00D66AD4" w:rsidRPr="00D66AD4" w:rsidRDefault="00D66AD4" w:rsidP="00D66AD4">
      <w:pPr>
        <w:pStyle w:val="Sinespaciado"/>
      </w:pPr>
      <w:r w:rsidRPr="00D66AD4">
        <w:t>CREATE TABLE IF NOT EXISTS `</w:t>
      </w:r>
      <w:proofErr w:type="spellStart"/>
      <w:r w:rsidRPr="00D66AD4">
        <w:t>spequipo</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pkEquipo</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fkTipoEquipo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fkModelo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char</w:t>
      </w:r>
      <w:proofErr w:type="spellEnd"/>
      <w:r w:rsidRPr="00D66AD4">
        <w:t>(8) NOT NULL DEFAULT '0',</w:t>
      </w:r>
    </w:p>
    <w:p w:rsidR="00D66AD4" w:rsidRPr="00D66AD4" w:rsidRDefault="00D66AD4" w:rsidP="00D66AD4">
      <w:pPr>
        <w:pStyle w:val="Sinespaciado"/>
      </w:pPr>
      <w:r w:rsidRPr="00D66AD4">
        <w:t xml:space="preserve">  `</w:t>
      </w:r>
      <w:proofErr w:type="spellStart"/>
      <w:proofErr w:type="gramStart"/>
      <w:r w:rsidRPr="00D66AD4">
        <w:t>fkTipoContrato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fechaIngreso</w:t>
      </w:r>
      <w:proofErr w:type="spellEnd"/>
      <w:proofErr w:type="gramEnd"/>
      <w:r w:rsidRPr="00D66AD4">
        <w:t>` date NOT NULL DEFAULT '0000-00-00',</w:t>
      </w:r>
    </w:p>
    <w:p w:rsidR="00D66AD4" w:rsidRPr="00D66AD4" w:rsidRDefault="00D66AD4" w:rsidP="00D66AD4">
      <w:pPr>
        <w:pStyle w:val="Sinespaciado"/>
      </w:pPr>
      <w:r w:rsidRPr="00D66AD4">
        <w:t xml:space="preserve">  `</w:t>
      </w:r>
      <w:proofErr w:type="spellStart"/>
      <w:proofErr w:type="gramStart"/>
      <w:r w:rsidRPr="00D66AD4">
        <w:t>fkOrdenTrabajo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descripcion</w:t>
      </w:r>
      <w:proofErr w:type="spellEnd"/>
      <w:proofErr w:type="gramEnd"/>
      <w:r w:rsidRPr="00D66AD4">
        <w:t xml:space="preserve">` </w:t>
      </w:r>
      <w:proofErr w:type="spellStart"/>
      <w:r w:rsidRPr="00D66AD4">
        <w:t>varchar</w:t>
      </w:r>
      <w:proofErr w:type="spellEnd"/>
      <w:r w:rsidRPr="00D66AD4">
        <w:t>(50) NOT NULL DEFAULT '0',</w:t>
      </w:r>
    </w:p>
    <w:p w:rsidR="00D66AD4" w:rsidRPr="00D66AD4" w:rsidRDefault="00D66AD4" w:rsidP="00D66AD4">
      <w:pPr>
        <w:pStyle w:val="Sinespaciado"/>
      </w:pPr>
      <w:r w:rsidRPr="00D66AD4">
        <w:t xml:space="preserve">  PRIMARY KEY (`</w:t>
      </w:r>
      <w:proofErr w:type="spellStart"/>
      <w:r w:rsidRPr="00D66AD4">
        <w:t>pkEquipo</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Pr="00D66AD4" w:rsidRDefault="00D66AD4" w:rsidP="00D66AD4">
      <w:pPr>
        <w:pStyle w:val="Sinespaciado"/>
      </w:pPr>
    </w:p>
    <w:p w:rsidR="00D66AD4" w:rsidRPr="00D66AD4" w:rsidRDefault="00D66AD4" w:rsidP="00D66AD4">
      <w:pPr>
        <w:pStyle w:val="Sinespaciado"/>
      </w:pPr>
      <w:r w:rsidRPr="00D66AD4">
        <w:t>CREATE TABLE IF NOT EXISTS `</w:t>
      </w:r>
      <w:proofErr w:type="spellStart"/>
      <w:r w:rsidRPr="00D66AD4">
        <w:t>spgestion</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pkGestion</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char</w:t>
      </w:r>
      <w:proofErr w:type="spellEnd"/>
      <w:r w:rsidRPr="00D66AD4">
        <w:t>(2) NOT NULL DEFAULT '0',</w:t>
      </w:r>
    </w:p>
    <w:p w:rsidR="00D66AD4" w:rsidRPr="00D66AD4" w:rsidRDefault="00D66AD4" w:rsidP="00D66AD4">
      <w:pPr>
        <w:pStyle w:val="Sinespaciado"/>
      </w:pPr>
      <w:r w:rsidRPr="00D66AD4">
        <w:t xml:space="preserve">  `</w:t>
      </w:r>
      <w:proofErr w:type="spellStart"/>
      <w:proofErr w:type="gramStart"/>
      <w:r w:rsidRPr="00D66AD4">
        <w:t>fechaIni</w:t>
      </w:r>
      <w:proofErr w:type="spellEnd"/>
      <w:proofErr w:type="gramEnd"/>
      <w:r w:rsidRPr="00D66AD4">
        <w:t>` date NOT NULL DEFAULT '0000-00-00',</w:t>
      </w:r>
    </w:p>
    <w:p w:rsidR="00D66AD4" w:rsidRPr="00D66AD4" w:rsidRDefault="00D66AD4" w:rsidP="00D66AD4">
      <w:pPr>
        <w:pStyle w:val="Sinespaciado"/>
      </w:pPr>
      <w:r w:rsidRPr="00D66AD4">
        <w:t xml:space="preserve">  `</w:t>
      </w:r>
      <w:proofErr w:type="spellStart"/>
      <w:proofErr w:type="gramStart"/>
      <w:r w:rsidRPr="00D66AD4">
        <w:t>fechaFin</w:t>
      </w:r>
      <w:proofErr w:type="spellEnd"/>
      <w:proofErr w:type="gramEnd"/>
      <w:r w:rsidRPr="00D66AD4">
        <w:t>` date NOT NULL DEFAULT '0000-00-00',</w:t>
      </w:r>
    </w:p>
    <w:p w:rsidR="00D66AD4" w:rsidRPr="00D66AD4" w:rsidRDefault="00D66AD4" w:rsidP="00D66AD4">
      <w:pPr>
        <w:pStyle w:val="Sinespaciado"/>
      </w:pPr>
      <w:r w:rsidRPr="00D66AD4">
        <w:t xml:space="preserve">  `</w:t>
      </w:r>
      <w:proofErr w:type="gramStart"/>
      <w:r w:rsidRPr="00D66AD4">
        <w:t>estado</w:t>
      </w:r>
      <w:proofErr w:type="gramEnd"/>
      <w:r w:rsidRPr="00D66AD4">
        <w:t xml:space="preserve">` </w:t>
      </w:r>
      <w:proofErr w:type="spellStart"/>
      <w:r w:rsidRPr="00D66AD4">
        <w:t>char</w:t>
      </w:r>
      <w:proofErr w:type="spellEnd"/>
      <w:r w:rsidRPr="00D66AD4">
        <w:t>(1) NOT NULL DEFAULT '0',</w:t>
      </w:r>
    </w:p>
    <w:p w:rsidR="00D66AD4" w:rsidRPr="00D66AD4" w:rsidRDefault="00D66AD4" w:rsidP="00D66AD4">
      <w:pPr>
        <w:pStyle w:val="Sinespaciado"/>
      </w:pPr>
      <w:r w:rsidRPr="00D66AD4">
        <w:t xml:space="preserve">  PRIMARY KEY (`</w:t>
      </w:r>
      <w:proofErr w:type="spellStart"/>
      <w:r w:rsidRPr="00D66AD4">
        <w:t>pkGestion</w:t>
      </w:r>
      <w:proofErr w:type="spellEnd"/>
      <w:r w:rsidRPr="00D66AD4">
        <w:t>`),</w:t>
      </w:r>
    </w:p>
    <w:p w:rsidR="00D66AD4" w:rsidRPr="00D66AD4" w:rsidRDefault="00D66AD4" w:rsidP="00D66AD4">
      <w:pPr>
        <w:pStyle w:val="Sinespaciado"/>
      </w:pPr>
      <w:r w:rsidRPr="00D66AD4">
        <w:t xml:space="preserve">  UNIQUE KEY `</w:t>
      </w:r>
      <w:proofErr w:type="spellStart"/>
      <w:r w:rsidRPr="00D66AD4">
        <w:t>codigo</w:t>
      </w:r>
      <w:proofErr w:type="spellEnd"/>
      <w:r w:rsidRPr="00D66AD4">
        <w:t>` (`</w:t>
      </w:r>
      <w:proofErr w:type="spellStart"/>
      <w:r w:rsidRPr="00D66AD4">
        <w:t>codigo</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Pr="00D66AD4" w:rsidRDefault="00D66AD4" w:rsidP="00D66AD4">
      <w:pPr>
        <w:pStyle w:val="Sinespaciado"/>
      </w:pPr>
    </w:p>
    <w:p w:rsidR="00D66AD4" w:rsidRPr="00D66AD4" w:rsidRDefault="00D66AD4" w:rsidP="00D66AD4">
      <w:pPr>
        <w:pStyle w:val="Sinespaciado"/>
      </w:pPr>
      <w:r w:rsidRPr="00D66AD4">
        <w:t>CREATE TABLE IF NOT EXISTS `</w:t>
      </w:r>
      <w:proofErr w:type="spellStart"/>
      <w:r w:rsidRPr="00D66AD4">
        <w:t>spimproductiva</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pkImproductiva</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varchar</w:t>
      </w:r>
      <w:proofErr w:type="spellEnd"/>
      <w:r w:rsidRPr="00D66AD4">
        <w:t>(4) DEFAULT NOT NULL,</w:t>
      </w:r>
    </w:p>
    <w:p w:rsidR="00D66AD4" w:rsidRPr="00D66AD4" w:rsidRDefault="00D66AD4" w:rsidP="00D66AD4">
      <w:pPr>
        <w:pStyle w:val="Sinespaciado"/>
      </w:pPr>
      <w:r w:rsidRPr="00D66AD4">
        <w:t xml:space="preserve">  `</w:t>
      </w:r>
      <w:proofErr w:type="spellStart"/>
      <w:proofErr w:type="gramStart"/>
      <w:r w:rsidRPr="00D66AD4">
        <w:t>descripcion</w:t>
      </w:r>
      <w:proofErr w:type="spellEnd"/>
      <w:proofErr w:type="gramEnd"/>
      <w:r w:rsidRPr="00D66AD4">
        <w:t xml:space="preserve">` </w:t>
      </w:r>
      <w:proofErr w:type="spellStart"/>
      <w:r w:rsidRPr="00D66AD4">
        <w:t>varchar</w:t>
      </w:r>
      <w:proofErr w:type="spellEnd"/>
      <w:r w:rsidRPr="00D66AD4">
        <w:t>(50) DEFAULT NOT NULL,</w:t>
      </w:r>
    </w:p>
    <w:p w:rsidR="00D66AD4" w:rsidRPr="00D66AD4" w:rsidRDefault="00D66AD4" w:rsidP="00D66AD4">
      <w:pPr>
        <w:pStyle w:val="Sinespaciado"/>
      </w:pPr>
      <w:r w:rsidRPr="00D66AD4">
        <w:t xml:space="preserve">  PRIMARY KEY (`</w:t>
      </w:r>
      <w:proofErr w:type="spellStart"/>
      <w:r w:rsidRPr="00D66AD4">
        <w:t>pkImproductiva</w:t>
      </w:r>
      <w:proofErr w:type="spellEnd"/>
      <w:r w:rsidRPr="00D66AD4">
        <w:t>`),</w:t>
      </w:r>
    </w:p>
    <w:p w:rsidR="00D66AD4" w:rsidRPr="00D66AD4" w:rsidRDefault="00D66AD4" w:rsidP="00D66AD4">
      <w:pPr>
        <w:pStyle w:val="Sinespaciado"/>
      </w:pPr>
      <w:r w:rsidRPr="00D66AD4">
        <w:t xml:space="preserve">  UNIQUE KEY `</w:t>
      </w:r>
      <w:proofErr w:type="spellStart"/>
      <w:r w:rsidRPr="00D66AD4">
        <w:t>codigo</w:t>
      </w:r>
      <w:proofErr w:type="spellEnd"/>
      <w:r w:rsidRPr="00D66AD4">
        <w:t>` (`</w:t>
      </w:r>
      <w:proofErr w:type="spellStart"/>
      <w:r w:rsidRPr="00D66AD4">
        <w:t>codigo</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 </w:t>
      </w:r>
    </w:p>
    <w:p w:rsidR="00D66AD4" w:rsidRDefault="00D66AD4" w:rsidP="00D66AD4">
      <w:pPr>
        <w:pStyle w:val="Sinespaciado"/>
      </w:pPr>
    </w:p>
    <w:p w:rsidR="00D66AD4" w:rsidRDefault="00D66AD4" w:rsidP="00D66AD4">
      <w:pPr>
        <w:pStyle w:val="Sinespaciado"/>
      </w:pPr>
    </w:p>
    <w:p w:rsidR="00D66AD4" w:rsidRDefault="00D66AD4" w:rsidP="00D66AD4">
      <w:pPr>
        <w:pStyle w:val="Sinespaciado"/>
      </w:pPr>
    </w:p>
    <w:p w:rsidR="00D66AD4" w:rsidRPr="00D66AD4" w:rsidRDefault="00D66AD4" w:rsidP="00D66AD4">
      <w:pPr>
        <w:pStyle w:val="Sinespaciado"/>
      </w:pPr>
    </w:p>
    <w:p w:rsidR="00D66AD4" w:rsidRPr="00D66AD4" w:rsidRDefault="00D66AD4" w:rsidP="00D66AD4">
      <w:pPr>
        <w:pStyle w:val="Sinespaciado"/>
      </w:pPr>
      <w:r w:rsidRPr="00D66AD4">
        <w:lastRenderedPageBreak/>
        <w:t>CREATE TABLE IF NOT EXISTS `</w:t>
      </w:r>
      <w:proofErr w:type="spellStart"/>
      <w:r w:rsidRPr="00D66AD4">
        <w:t>spitemobra</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pkItemObra</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fkOrdenTrabajo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fkPoligono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fkActividad</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char</w:t>
      </w:r>
      <w:proofErr w:type="spellEnd"/>
      <w:r w:rsidRPr="00D66AD4">
        <w:t>(6) NOT NULL DEFAULT '0',</w:t>
      </w:r>
    </w:p>
    <w:p w:rsidR="00D66AD4" w:rsidRPr="00D66AD4" w:rsidRDefault="00D66AD4" w:rsidP="00D66AD4">
      <w:pPr>
        <w:pStyle w:val="Sinespaciado"/>
      </w:pPr>
      <w:r w:rsidRPr="00D66AD4">
        <w:t xml:space="preserve">  `</w:t>
      </w:r>
      <w:proofErr w:type="spellStart"/>
      <w:proofErr w:type="gramStart"/>
      <w:r w:rsidRPr="00D66AD4">
        <w:t>descripcion</w:t>
      </w:r>
      <w:proofErr w:type="spellEnd"/>
      <w:proofErr w:type="gramEnd"/>
      <w:r w:rsidRPr="00D66AD4">
        <w:t xml:space="preserve">` </w:t>
      </w:r>
      <w:proofErr w:type="spellStart"/>
      <w:r w:rsidRPr="00D66AD4">
        <w:t>varchar</w:t>
      </w:r>
      <w:proofErr w:type="spellEnd"/>
      <w:r w:rsidRPr="00D66AD4">
        <w:t>(50) DEFAULT '0',</w:t>
      </w:r>
    </w:p>
    <w:p w:rsidR="00D66AD4" w:rsidRPr="00D66AD4" w:rsidRDefault="00D66AD4" w:rsidP="00D66AD4">
      <w:pPr>
        <w:pStyle w:val="Sinespaciado"/>
      </w:pPr>
      <w:r w:rsidRPr="00D66AD4">
        <w:t xml:space="preserve">  `</w:t>
      </w:r>
      <w:proofErr w:type="spellStart"/>
      <w:proofErr w:type="gramStart"/>
      <w:r w:rsidRPr="00D66AD4">
        <w:t>areaTrab</w:t>
      </w:r>
      <w:proofErr w:type="spellEnd"/>
      <w:proofErr w:type="gramEnd"/>
      <w:r w:rsidRPr="00D66AD4">
        <w:t>` decimal(10,2) DEFAULT '0.00',</w:t>
      </w:r>
    </w:p>
    <w:p w:rsidR="00D66AD4" w:rsidRPr="00D66AD4" w:rsidRDefault="00D66AD4" w:rsidP="00D66AD4">
      <w:pPr>
        <w:pStyle w:val="Sinespaciado"/>
      </w:pPr>
      <w:r w:rsidRPr="00D66AD4">
        <w:t xml:space="preserve">  `</w:t>
      </w:r>
      <w:proofErr w:type="gramStart"/>
      <w:r w:rsidRPr="00D66AD4">
        <w:t>rendimiento</w:t>
      </w:r>
      <w:proofErr w:type="gramEnd"/>
      <w:r w:rsidRPr="00D66AD4">
        <w:t>` decimal(10,2) DEFAULT '0.00',</w:t>
      </w:r>
    </w:p>
    <w:p w:rsidR="00D66AD4" w:rsidRPr="00D66AD4" w:rsidRDefault="00D66AD4" w:rsidP="00D66AD4">
      <w:pPr>
        <w:pStyle w:val="Sinespaciado"/>
      </w:pPr>
      <w:r w:rsidRPr="00D66AD4">
        <w:t xml:space="preserve">  PRIMARY KEY (`</w:t>
      </w:r>
      <w:proofErr w:type="spellStart"/>
      <w:r w:rsidRPr="00D66AD4">
        <w:t>pkItemObra</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Pr="00D66AD4" w:rsidRDefault="00D66AD4" w:rsidP="00D66AD4">
      <w:pPr>
        <w:pStyle w:val="Sinespaciado"/>
      </w:pPr>
    </w:p>
    <w:p w:rsidR="00D66AD4" w:rsidRPr="00D66AD4" w:rsidRDefault="00D66AD4" w:rsidP="00D66AD4">
      <w:pPr>
        <w:pStyle w:val="Sinespaciado"/>
      </w:pPr>
      <w:r w:rsidRPr="00D66AD4">
        <w:t>CREATE TABLE IF NOT EXISTS `</w:t>
      </w:r>
      <w:proofErr w:type="spellStart"/>
      <w:r w:rsidRPr="00D66AD4">
        <w:t>spordentrabajo</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pkOrdenTrabajo</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varchar</w:t>
      </w:r>
      <w:proofErr w:type="spellEnd"/>
      <w:r w:rsidRPr="00D66AD4">
        <w:t>(3) NOT NULL,</w:t>
      </w:r>
    </w:p>
    <w:p w:rsidR="00D66AD4" w:rsidRPr="00D66AD4" w:rsidRDefault="00D66AD4" w:rsidP="00D66AD4">
      <w:pPr>
        <w:pStyle w:val="Sinespaciado"/>
      </w:pPr>
      <w:r w:rsidRPr="00D66AD4">
        <w:t xml:space="preserve">  `</w:t>
      </w:r>
      <w:proofErr w:type="spellStart"/>
      <w:proofErr w:type="gramStart"/>
      <w:r w:rsidRPr="00D66AD4">
        <w:t>fkGestion</w:t>
      </w:r>
      <w:proofErr w:type="spellEnd"/>
      <w:proofErr w:type="gramEnd"/>
      <w:r w:rsidRPr="00D66AD4">
        <w:t xml:space="preserve">` </w:t>
      </w:r>
      <w:proofErr w:type="spellStart"/>
      <w:r w:rsidRPr="00D66AD4">
        <w:t>int</w:t>
      </w:r>
      <w:proofErr w:type="spellEnd"/>
      <w:r w:rsidRPr="00D66AD4">
        <w:t>(11) NOT NULL,</w:t>
      </w:r>
    </w:p>
    <w:p w:rsidR="00D66AD4" w:rsidRPr="00D66AD4" w:rsidRDefault="00D66AD4" w:rsidP="00D66AD4">
      <w:pPr>
        <w:pStyle w:val="Sinespaciado"/>
      </w:pPr>
      <w:r w:rsidRPr="00D66AD4">
        <w:t xml:space="preserve">  `</w:t>
      </w:r>
      <w:proofErr w:type="gramStart"/>
      <w:r w:rsidRPr="00D66AD4">
        <w:t>nombre</w:t>
      </w:r>
      <w:proofErr w:type="gramEnd"/>
      <w:r w:rsidRPr="00D66AD4">
        <w:t xml:space="preserve">` </w:t>
      </w:r>
      <w:proofErr w:type="spellStart"/>
      <w:r w:rsidRPr="00D66AD4">
        <w:t>varchar</w:t>
      </w:r>
      <w:proofErr w:type="spellEnd"/>
      <w:r w:rsidRPr="00D66AD4">
        <w:t>(50) DEFAULT NULL,</w:t>
      </w:r>
    </w:p>
    <w:p w:rsidR="00D66AD4" w:rsidRPr="00D66AD4" w:rsidRDefault="00D66AD4" w:rsidP="00D66AD4">
      <w:pPr>
        <w:pStyle w:val="Sinespaciado"/>
      </w:pPr>
      <w:r w:rsidRPr="00D66AD4">
        <w:t xml:space="preserve">  `</w:t>
      </w:r>
      <w:proofErr w:type="gramStart"/>
      <w:r w:rsidRPr="00D66AD4">
        <w:t>supervisor</w:t>
      </w:r>
      <w:proofErr w:type="gramEnd"/>
      <w:r w:rsidRPr="00D66AD4">
        <w:t xml:space="preserve">` </w:t>
      </w:r>
      <w:proofErr w:type="spellStart"/>
      <w:r w:rsidRPr="00D66AD4">
        <w:t>varchar</w:t>
      </w:r>
      <w:proofErr w:type="spellEnd"/>
      <w:r w:rsidRPr="00D66AD4">
        <w:t>(50) DEFAULT NULL,</w:t>
      </w:r>
    </w:p>
    <w:p w:rsidR="00D66AD4" w:rsidRPr="00D66AD4" w:rsidRDefault="00D66AD4" w:rsidP="00D66AD4">
      <w:pPr>
        <w:pStyle w:val="Sinespaciado"/>
      </w:pPr>
      <w:r w:rsidRPr="00D66AD4">
        <w:t xml:space="preserve">  `</w:t>
      </w:r>
      <w:proofErr w:type="spellStart"/>
      <w:proofErr w:type="gramStart"/>
      <w:r w:rsidRPr="00D66AD4">
        <w:t>areaEstimada</w:t>
      </w:r>
      <w:proofErr w:type="spellEnd"/>
      <w:proofErr w:type="gramEnd"/>
      <w:r w:rsidRPr="00D66AD4">
        <w:t>` decimal(10,0) NOT NULL,</w:t>
      </w:r>
    </w:p>
    <w:p w:rsidR="00D66AD4" w:rsidRPr="00D66AD4" w:rsidRDefault="00D66AD4" w:rsidP="00D66AD4">
      <w:pPr>
        <w:pStyle w:val="Sinespaciado"/>
      </w:pPr>
      <w:r w:rsidRPr="00D66AD4">
        <w:t xml:space="preserve">  `</w:t>
      </w:r>
      <w:proofErr w:type="gramStart"/>
      <w:r w:rsidRPr="00D66AD4">
        <w:t>estado</w:t>
      </w:r>
      <w:proofErr w:type="gramEnd"/>
      <w:r w:rsidRPr="00D66AD4">
        <w:t xml:space="preserve">` </w:t>
      </w:r>
      <w:proofErr w:type="spellStart"/>
      <w:r w:rsidRPr="00D66AD4">
        <w:t>char</w:t>
      </w:r>
      <w:proofErr w:type="spellEnd"/>
      <w:r w:rsidRPr="00D66AD4">
        <w:t>(1) NOT NULL,</w:t>
      </w:r>
    </w:p>
    <w:p w:rsidR="00D66AD4" w:rsidRPr="00D66AD4" w:rsidRDefault="00D66AD4" w:rsidP="00D66AD4">
      <w:pPr>
        <w:pStyle w:val="Sinespaciado"/>
      </w:pPr>
      <w:r w:rsidRPr="00D66AD4">
        <w:t xml:space="preserve">  `</w:t>
      </w:r>
      <w:proofErr w:type="gramStart"/>
      <w:r w:rsidRPr="00D66AD4">
        <w:t>data</w:t>
      </w:r>
      <w:proofErr w:type="gramEnd"/>
      <w:r w:rsidRPr="00D66AD4">
        <w:t xml:space="preserve">` </w:t>
      </w:r>
      <w:proofErr w:type="spellStart"/>
      <w:r w:rsidRPr="00D66AD4">
        <w:t>varchar</w:t>
      </w:r>
      <w:proofErr w:type="spellEnd"/>
      <w:r w:rsidRPr="00D66AD4">
        <w:t>(6) NOT NULL,</w:t>
      </w:r>
    </w:p>
    <w:p w:rsidR="00D66AD4" w:rsidRPr="00D66AD4" w:rsidRDefault="00D66AD4" w:rsidP="00D66AD4">
      <w:pPr>
        <w:pStyle w:val="Sinespaciado"/>
      </w:pPr>
      <w:r w:rsidRPr="00D66AD4">
        <w:t xml:space="preserve">  PRIMARY KEY (`</w:t>
      </w:r>
      <w:proofErr w:type="spellStart"/>
      <w:r w:rsidRPr="00D66AD4">
        <w:t>pkOrdenTrabajo</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Pr="00D66AD4" w:rsidRDefault="00D66AD4" w:rsidP="00D66AD4">
      <w:pPr>
        <w:pStyle w:val="Sinespaciado"/>
      </w:pPr>
    </w:p>
    <w:p w:rsidR="00D66AD4" w:rsidRPr="00D66AD4" w:rsidRDefault="00D66AD4" w:rsidP="00D66AD4">
      <w:pPr>
        <w:pStyle w:val="Sinespaciado"/>
      </w:pPr>
      <w:r w:rsidRPr="00D66AD4">
        <w:t>CREATE TABLE IF NOT EXISTS `</w:t>
      </w:r>
      <w:proofErr w:type="spellStart"/>
      <w:r w:rsidRPr="00D66AD4">
        <w:t>sppersonal</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pkPersonal</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fechaIngreso</w:t>
      </w:r>
      <w:proofErr w:type="spellEnd"/>
      <w:proofErr w:type="gramEnd"/>
      <w:r w:rsidRPr="00D66AD4">
        <w:t>` date NOT NULL DEFAULT '0000-00-00',</w:t>
      </w:r>
    </w:p>
    <w:p w:rsidR="00D66AD4" w:rsidRPr="00D66AD4" w:rsidRDefault="00D66AD4" w:rsidP="00D66AD4">
      <w:pPr>
        <w:pStyle w:val="Sinespaciado"/>
      </w:pPr>
      <w:r w:rsidRPr="00D66AD4">
        <w:t xml:space="preserve">  `</w:t>
      </w:r>
      <w:proofErr w:type="spellStart"/>
      <w:proofErr w:type="gramStart"/>
      <w:r w:rsidRPr="00D66AD4">
        <w:t>nombreComp</w:t>
      </w:r>
      <w:proofErr w:type="spellEnd"/>
      <w:proofErr w:type="gramEnd"/>
      <w:r w:rsidRPr="00D66AD4">
        <w:t xml:space="preserve">` </w:t>
      </w:r>
      <w:proofErr w:type="spellStart"/>
      <w:r w:rsidRPr="00D66AD4">
        <w:t>varchar</w:t>
      </w:r>
      <w:proofErr w:type="spellEnd"/>
      <w:r w:rsidRPr="00D66AD4">
        <w:t>(50) NOT NULL DEFAULT '0',</w:t>
      </w:r>
    </w:p>
    <w:p w:rsidR="00D66AD4" w:rsidRPr="00D66AD4" w:rsidRDefault="00D66AD4" w:rsidP="00D66AD4">
      <w:pPr>
        <w:pStyle w:val="Sinespaciado"/>
      </w:pPr>
      <w:r w:rsidRPr="00D66AD4">
        <w:t xml:space="preserve">  `</w:t>
      </w:r>
      <w:proofErr w:type="gramStart"/>
      <w:r w:rsidRPr="00D66AD4">
        <w:t>apellidos</w:t>
      </w:r>
      <w:proofErr w:type="gramEnd"/>
      <w:r w:rsidRPr="00D66AD4">
        <w:t xml:space="preserve">` </w:t>
      </w:r>
      <w:proofErr w:type="spellStart"/>
      <w:r w:rsidRPr="00D66AD4">
        <w:t>varchar</w:t>
      </w:r>
      <w:proofErr w:type="spellEnd"/>
      <w:r w:rsidRPr="00D66AD4">
        <w:t>(50) NOT NULL DEFAULT '0',</w:t>
      </w:r>
    </w:p>
    <w:p w:rsidR="00D66AD4" w:rsidRPr="00D66AD4" w:rsidRDefault="00D66AD4" w:rsidP="00D66AD4">
      <w:pPr>
        <w:pStyle w:val="Sinespaciado"/>
      </w:pPr>
      <w:r w:rsidRPr="00D66AD4">
        <w:t xml:space="preserve">  `</w:t>
      </w:r>
      <w:proofErr w:type="spellStart"/>
      <w:proofErr w:type="gramStart"/>
      <w:r w:rsidRPr="00D66AD4">
        <w:t>direccion</w:t>
      </w:r>
      <w:proofErr w:type="spellEnd"/>
      <w:proofErr w:type="gramEnd"/>
      <w:r w:rsidRPr="00D66AD4">
        <w:t xml:space="preserve">` </w:t>
      </w:r>
      <w:proofErr w:type="spellStart"/>
      <w:r w:rsidRPr="00D66AD4">
        <w:t>varchar</w:t>
      </w:r>
      <w:proofErr w:type="spellEnd"/>
      <w:r w:rsidRPr="00D66AD4">
        <w:t>(50) NOT NULL DEFAULT '0',</w:t>
      </w:r>
    </w:p>
    <w:p w:rsidR="00D66AD4" w:rsidRPr="00D66AD4" w:rsidRDefault="00D66AD4" w:rsidP="00D66AD4">
      <w:pPr>
        <w:pStyle w:val="Sinespaciado"/>
      </w:pPr>
      <w:r w:rsidRPr="00D66AD4">
        <w:t xml:space="preserve">  `</w:t>
      </w:r>
      <w:proofErr w:type="spellStart"/>
      <w:proofErr w:type="gramStart"/>
      <w:r w:rsidRPr="00D66AD4">
        <w:t>telefono</w:t>
      </w:r>
      <w:proofErr w:type="spellEnd"/>
      <w:proofErr w:type="gramEnd"/>
      <w:r w:rsidRPr="00D66AD4">
        <w:t xml:space="preserve">` </w:t>
      </w:r>
      <w:proofErr w:type="spellStart"/>
      <w:r w:rsidRPr="00D66AD4">
        <w:t>varchar</w:t>
      </w:r>
      <w:proofErr w:type="spellEnd"/>
      <w:r w:rsidRPr="00D66AD4">
        <w:t>(50) NOT NULL DEFAULT '0',</w:t>
      </w:r>
    </w:p>
    <w:p w:rsidR="00D66AD4" w:rsidRPr="00D66AD4" w:rsidRDefault="00D66AD4" w:rsidP="00D66AD4">
      <w:pPr>
        <w:pStyle w:val="Sinespaciado"/>
      </w:pPr>
      <w:r w:rsidRPr="00D66AD4">
        <w:t xml:space="preserve">  `</w:t>
      </w:r>
      <w:proofErr w:type="gramStart"/>
      <w:r w:rsidRPr="00D66AD4">
        <w:t>ci</w:t>
      </w:r>
      <w:proofErr w:type="gramEnd"/>
      <w:r w:rsidRPr="00D66AD4">
        <w:t xml:space="preserve">` </w:t>
      </w:r>
      <w:proofErr w:type="spellStart"/>
      <w:r w:rsidRPr="00D66AD4">
        <w:t>varchar</w:t>
      </w:r>
      <w:proofErr w:type="spellEnd"/>
      <w:r w:rsidRPr="00D66AD4">
        <w:t>(25) NOT NULL DEFAULT '0',</w:t>
      </w:r>
    </w:p>
    <w:p w:rsidR="00D66AD4" w:rsidRPr="00D66AD4" w:rsidRDefault="00D66AD4" w:rsidP="00D66AD4">
      <w:pPr>
        <w:pStyle w:val="Sinespaciado"/>
      </w:pPr>
      <w:r w:rsidRPr="00D66AD4">
        <w:t xml:space="preserve">  `</w:t>
      </w:r>
      <w:proofErr w:type="spellStart"/>
      <w:proofErr w:type="gramStart"/>
      <w:r w:rsidRPr="00D66AD4">
        <w:t>fechaNac</w:t>
      </w:r>
      <w:proofErr w:type="spellEnd"/>
      <w:proofErr w:type="gramEnd"/>
      <w:r w:rsidRPr="00D66AD4">
        <w:t>` date NOT NULL DEFAULT '0000-00-00',</w:t>
      </w:r>
    </w:p>
    <w:p w:rsidR="00D66AD4" w:rsidRPr="00D66AD4" w:rsidRDefault="00D66AD4" w:rsidP="00D66AD4">
      <w:pPr>
        <w:pStyle w:val="Sinespaciado"/>
      </w:pPr>
      <w:r w:rsidRPr="00D66AD4">
        <w:t xml:space="preserve">  `</w:t>
      </w:r>
      <w:proofErr w:type="spellStart"/>
      <w:proofErr w:type="gramStart"/>
      <w:r w:rsidRPr="00D66AD4">
        <w:t>fkcargo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fkOrdenTrabajo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PRIMARY KEY (`</w:t>
      </w:r>
      <w:proofErr w:type="spellStart"/>
      <w:r w:rsidRPr="00D66AD4">
        <w:t>pkPersonal</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Pr="00D66AD4" w:rsidRDefault="00D66AD4" w:rsidP="00D66AD4">
      <w:pPr>
        <w:pStyle w:val="Sinespaciado"/>
      </w:pPr>
    </w:p>
    <w:p w:rsidR="00D66AD4" w:rsidRPr="00D66AD4" w:rsidRDefault="00D66AD4" w:rsidP="00D66AD4">
      <w:pPr>
        <w:pStyle w:val="Sinespaciado"/>
      </w:pPr>
      <w:r w:rsidRPr="00D66AD4">
        <w:t>CREATE TABLE IF NOT EXISTS `</w:t>
      </w:r>
      <w:proofErr w:type="spellStart"/>
      <w:r w:rsidRPr="00D66AD4">
        <w:t>sppoligono</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pkPoligono</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fkOrdenTrabajo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char</w:t>
      </w:r>
      <w:proofErr w:type="spellEnd"/>
      <w:r w:rsidRPr="00D66AD4">
        <w:t>(3) NOT NULL DEFAULT '0',</w:t>
      </w:r>
    </w:p>
    <w:p w:rsidR="00D66AD4" w:rsidRPr="00D66AD4" w:rsidRDefault="00D66AD4" w:rsidP="00D66AD4">
      <w:pPr>
        <w:pStyle w:val="Sinespaciado"/>
      </w:pPr>
      <w:r w:rsidRPr="00D66AD4">
        <w:t xml:space="preserve">  `</w:t>
      </w:r>
      <w:proofErr w:type="spellStart"/>
      <w:proofErr w:type="gramStart"/>
      <w:r w:rsidRPr="00D66AD4">
        <w:t>descripcion</w:t>
      </w:r>
      <w:proofErr w:type="spellEnd"/>
      <w:proofErr w:type="gramEnd"/>
      <w:r w:rsidRPr="00D66AD4">
        <w:t xml:space="preserve">` </w:t>
      </w:r>
      <w:proofErr w:type="spellStart"/>
      <w:r w:rsidRPr="00D66AD4">
        <w:t>varchar</w:t>
      </w:r>
      <w:proofErr w:type="spellEnd"/>
      <w:r w:rsidRPr="00D66AD4">
        <w:t>(50) NOT NULL DEFAULT '0',</w:t>
      </w:r>
    </w:p>
    <w:p w:rsidR="00D66AD4" w:rsidRPr="00D66AD4" w:rsidRDefault="00D66AD4" w:rsidP="00D66AD4">
      <w:pPr>
        <w:pStyle w:val="Sinespaciado"/>
      </w:pPr>
      <w:r w:rsidRPr="00D66AD4">
        <w:t xml:space="preserve">  PRIMARY KEY (`</w:t>
      </w:r>
      <w:proofErr w:type="spellStart"/>
      <w:r w:rsidRPr="00D66AD4">
        <w:t>pkPoligono</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Default="00D66AD4" w:rsidP="00D66AD4">
      <w:pPr>
        <w:pStyle w:val="Sinespaciado"/>
      </w:pPr>
    </w:p>
    <w:p w:rsidR="00D66AD4" w:rsidRDefault="00D66AD4" w:rsidP="00D66AD4">
      <w:pPr>
        <w:pStyle w:val="Sinespaciado"/>
      </w:pPr>
    </w:p>
    <w:p w:rsidR="00D66AD4" w:rsidRPr="00D66AD4" w:rsidRDefault="00D66AD4" w:rsidP="00D66AD4">
      <w:pPr>
        <w:pStyle w:val="Sinespaciado"/>
      </w:pPr>
    </w:p>
    <w:p w:rsidR="00D66AD4" w:rsidRPr="00D66AD4" w:rsidRDefault="00D66AD4" w:rsidP="00D66AD4">
      <w:pPr>
        <w:pStyle w:val="Sinespaciado"/>
      </w:pPr>
      <w:r w:rsidRPr="00D66AD4">
        <w:lastRenderedPageBreak/>
        <w:t>CREATE TABLE IF NOT EXISTS `</w:t>
      </w:r>
      <w:proofErr w:type="spellStart"/>
      <w:r w:rsidRPr="00D66AD4">
        <w:t>sptransfequipo</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pkTransfEquipo</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char</w:t>
      </w:r>
      <w:proofErr w:type="spellEnd"/>
      <w:r w:rsidRPr="00D66AD4">
        <w:t>(4) NOT NULL DEFAULT '0',</w:t>
      </w:r>
    </w:p>
    <w:p w:rsidR="00D66AD4" w:rsidRPr="00D66AD4" w:rsidRDefault="00D66AD4" w:rsidP="00D66AD4">
      <w:pPr>
        <w:pStyle w:val="Sinespaciado"/>
      </w:pPr>
      <w:r w:rsidRPr="00D66AD4">
        <w:t xml:space="preserve">  `</w:t>
      </w:r>
      <w:proofErr w:type="spellStart"/>
      <w:proofErr w:type="gramStart"/>
      <w:r w:rsidRPr="00D66AD4">
        <w:t>fkGestion</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gramStart"/>
      <w:r w:rsidRPr="00D66AD4">
        <w:t>fecha</w:t>
      </w:r>
      <w:proofErr w:type="gramEnd"/>
      <w:r w:rsidRPr="00D66AD4">
        <w:t>` date NOT NULL DEFAULT '0000-00-00',</w:t>
      </w:r>
    </w:p>
    <w:p w:rsidR="00D66AD4" w:rsidRPr="00D66AD4" w:rsidRDefault="00D66AD4" w:rsidP="00D66AD4">
      <w:pPr>
        <w:pStyle w:val="Sinespaciado"/>
      </w:pPr>
      <w:r w:rsidRPr="00D66AD4">
        <w:t xml:space="preserve">  `</w:t>
      </w:r>
      <w:proofErr w:type="spellStart"/>
      <w:proofErr w:type="gramStart"/>
      <w:r w:rsidRPr="00D66AD4">
        <w:t>fkOrdenOrigen</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fkOrdenDestino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observacion</w:t>
      </w:r>
      <w:proofErr w:type="spellEnd"/>
      <w:proofErr w:type="gramEnd"/>
      <w:r w:rsidRPr="00D66AD4">
        <w:t xml:space="preserve">` </w:t>
      </w:r>
      <w:proofErr w:type="spellStart"/>
      <w:r w:rsidRPr="00D66AD4">
        <w:t>varchar</w:t>
      </w:r>
      <w:proofErr w:type="spellEnd"/>
      <w:r w:rsidRPr="00D66AD4">
        <w:t>(50) NOT NULL DEFAULT '0',</w:t>
      </w:r>
    </w:p>
    <w:p w:rsidR="00D66AD4" w:rsidRPr="00D66AD4" w:rsidRDefault="00D66AD4" w:rsidP="00D66AD4">
      <w:pPr>
        <w:pStyle w:val="Sinespaciado"/>
      </w:pPr>
      <w:r w:rsidRPr="00D66AD4">
        <w:t xml:space="preserve">  `</w:t>
      </w:r>
      <w:proofErr w:type="gramStart"/>
      <w:r w:rsidRPr="00D66AD4">
        <w:t>data</w:t>
      </w:r>
      <w:proofErr w:type="gramEnd"/>
      <w:r w:rsidRPr="00D66AD4">
        <w:t xml:space="preserve">` </w:t>
      </w:r>
      <w:proofErr w:type="spellStart"/>
      <w:r w:rsidRPr="00D66AD4">
        <w:t>varchar</w:t>
      </w:r>
      <w:proofErr w:type="spellEnd"/>
      <w:r w:rsidRPr="00D66AD4">
        <w:t>(7) NOT NULL DEFAULT '0',</w:t>
      </w:r>
    </w:p>
    <w:p w:rsidR="00D66AD4" w:rsidRPr="00D66AD4" w:rsidRDefault="00D66AD4" w:rsidP="00D66AD4">
      <w:pPr>
        <w:pStyle w:val="Sinespaciado"/>
      </w:pPr>
      <w:r w:rsidRPr="00D66AD4">
        <w:t xml:space="preserve">  `</w:t>
      </w:r>
      <w:proofErr w:type="gramStart"/>
      <w:r w:rsidRPr="00D66AD4">
        <w:t>estado</w:t>
      </w:r>
      <w:proofErr w:type="gramEnd"/>
      <w:r w:rsidRPr="00D66AD4">
        <w:t xml:space="preserve">` </w:t>
      </w:r>
      <w:proofErr w:type="spellStart"/>
      <w:r w:rsidRPr="00D66AD4">
        <w:t>char</w:t>
      </w:r>
      <w:proofErr w:type="spellEnd"/>
      <w:r w:rsidRPr="00D66AD4">
        <w:t>(1) NOT NULL DEFAULT '0',</w:t>
      </w:r>
    </w:p>
    <w:p w:rsidR="00D66AD4" w:rsidRPr="00D66AD4" w:rsidRDefault="00D66AD4" w:rsidP="00D66AD4">
      <w:pPr>
        <w:pStyle w:val="Sinespaciado"/>
      </w:pPr>
      <w:r w:rsidRPr="00D66AD4">
        <w:t xml:space="preserve">  PRIMARY KEY (`</w:t>
      </w:r>
      <w:proofErr w:type="spellStart"/>
      <w:r w:rsidRPr="00D66AD4">
        <w:t>pkTransfEquipo</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Pr="00D66AD4" w:rsidRDefault="00D66AD4" w:rsidP="00D66AD4">
      <w:pPr>
        <w:pStyle w:val="Sinespaciado"/>
      </w:pPr>
    </w:p>
    <w:p w:rsidR="00D66AD4" w:rsidRPr="00D66AD4" w:rsidRDefault="00D66AD4" w:rsidP="00D66AD4">
      <w:pPr>
        <w:pStyle w:val="Sinespaciado"/>
      </w:pPr>
      <w:r w:rsidRPr="00D66AD4">
        <w:t>CREATE TABLE IF NOT EXISTS `</w:t>
      </w:r>
      <w:proofErr w:type="spellStart"/>
      <w:r w:rsidRPr="00D66AD4">
        <w:t>sptransfpersonal</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pkTransfPersonal</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char</w:t>
      </w:r>
      <w:proofErr w:type="spellEnd"/>
      <w:r w:rsidRPr="00D66AD4">
        <w:t>(4) NOT NULL,</w:t>
      </w:r>
    </w:p>
    <w:p w:rsidR="00D66AD4" w:rsidRPr="00D66AD4" w:rsidRDefault="00D66AD4" w:rsidP="00D66AD4">
      <w:pPr>
        <w:pStyle w:val="Sinespaciado"/>
      </w:pPr>
      <w:r w:rsidRPr="00D66AD4">
        <w:t xml:space="preserve">  `</w:t>
      </w:r>
      <w:proofErr w:type="spellStart"/>
      <w:proofErr w:type="gramStart"/>
      <w:r w:rsidRPr="00D66AD4">
        <w:t>fkGestion</w:t>
      </w:r>
      <w:proofErr w:type="spellEnd"/>
      <w:proofErr w:type="gramEnd"/>
      <w:r w:rsidRPr="00D66AD4">
        <w:t xml:space="preserve">` </w:t>
      </w:r>
      <w:proofErr w:type="spellStart"/>
      <w:r w:rsidRPr="00D66AD4">
        <w:t>int</w:t>
      </w:r>
      <w:proofErr w:type="spellEnd"/>
      <w:r w:rsidRPr="00D66AD4">
        <w:t>(11) NOT NULL,</w:t>
      </w:r>
    </w:p>
    <w:p w:rsidR="00D66AD4" w:rsidRPr="00D66AD4" w:rsidRDefault="00D66AD4" w:rsidP="00D66AD4">
      <w:pPr>
        <w:pStyle w:val="Sinespaciado"/>
      </w:pPr>
      <w:r w:rsidRPr="00D66AD4">
        <w:t xml:space="preserve">  `</w:t>
      </w:r>
      <w:proofErr w:type="gramStart"/>
      <w:r w:rsidRPr="00D66AD4">
        <w:t>fecha</w:t>
      </w:r>
      <w:proofErr w:type="gramEnd"/>
      <w:r w:rsidRPr="00D66AD4">
        <w:t>` date NOT NULL,</w:t>
      </w:r>
    </w:p>
    <w:p w:rsidR="00D66AD4" w:rsidRPr="00D66AD4" w:rsidRDefault="00D66AD4" w:rsidP="00D66AD4">
      <w:pPr>
        <w:pStyle w:val="Sinespaciado"/>
      </w:pPr>
      <w:r w:rsidRPr="00D66AD4">
        <w:t xml:space="preserve">  `</w:t>
      </w:r>
      <w:proofErr w:type="spellStart"/>
      <w:proofErr w:type="gramStart"/>
      <w:r w:rsidRPr="00D66AD4">
        <w:t>fkOrdenOrigen</w:t>
      </w:r>
      <w:proofErr w:type="spellEnd"/>
      <w:proofErr w:type="gramEnd"/>
      <w:r w:rsidRPr="00D66AD4">
        <w:t xml:space="preserve">` </w:t>
      </w:r>
      <w:proofErr w:type="spellStart"/>
      <w:r w:rsidRPr="00D66AD4">
        <w:t>int</w:t>
      </w:r>
      <w:proofErr w:type="spellEnd"/>
      <w:r w:rsidRPr="00D66AD4">
        <w:t>(11) NOT NULL,</w:t>
      </w:r>
    </w:p>
    <w:p w:rsidR="00D66AD4" w:rsidRPr="00D66AD4" w:rsidRDefault="00D66AD4" w:rsidP="00D66AD4">
      <w:pPr>
        <w:pStyle w:val="Sinespaciado"/>
      </w:pPr>
      <w:r w:rsidRPr="00D66AD4">
        <w:t xml:space="preserve">  `</w:t>
      </w:r>
      <w:proofErr w:type="spellStart"/>
      <w:proofErr w:type="gramStart"/>
      <w:r w:rsidRPr="00D66AD4">
        <w:t>fkOrdenDestino</w:t>
      </w:r>
      <w:proofErr w:type="spellEnd"/>
      <w:proofErr w:type="gramEnd"/>
      <w:r w:rsidRPr="00D66AD4">
        <w:t xml:space="preserve">` </w:t>
      </w:r>
      <w:proofErr w:type="spellStart"/>
      <w:r w:rsidRPr="00D66AD4">
        <w:t>int</w:t>
      </w:r>
      <w:proofErr w:type="spellEnd"/>
      <w:r w:rsidRPr="00D66AD4">
        <w:t>(11) NOT NULL,</w:t>
      </w:r>
    </w:p>
    <w:p w:rsidR="00D66AD4" w:rsidRPr="00D66AD4" w:rsidRDefault="00D66AD4" w:rsidP="00D66AD4">
      <w:pPr>
        <w:pStyle w:val="Sinespaciado"/>
      </w:pPr>
      <w:r w:rsidRPr="00D66AD4">
        <w:t xml:space="preserve">  `</w:t>
      </w:r>
      <w:proofErr w:type="spellStart"/>
      <w:proofErr w:type="gramStart"/>
      <w:r w:rsidRPr="00D66AD4">
        <w:t>observacion</w:t>
      </w:r>
      <w:proofErr w:type="spellEnd"/>
      <w:proofErr w:type="gramEnd"/>
      <w:r w:rsidRPr="00D66AD4">
        <w:t xml:space="preserve">` </w:t>
      </w:r>
      <w:proofErr w:type="spellStart"/>
      <w:r w:rsidRPr="00D66AD4">
        <w:t>varchar</w:t>
      </w:r>
      <w:proofErr w:type="spellEnd"/>
      <w:r w:rsidRPr="00D66AD4">
        <w:t>(50) NOT NULL,</w:t>
      </w:r>
    </w:p>
    <w:p w:rsidR="00D66AD4" w:rsidRPr="00D66AD4" w:rsidRDefault="00D66AD4" w:rsidP="00D66AD4">
      <w:pPr>
        <w:pStyle w:val="Sinespaciado"/>
      </w:pPr>
      <w:r w:rsidRPr="00D66AD4">
        <w:t xml:space="preserve">  `</w:t>
      </w:r>
      <w:proofErr w:type="gramStart"/>
      <w:r w:rsidRPr="00D66AD4">
        <w:t>data</w:t>
      </w:r>
      <w:proofErr w:type="gramEnd"/>
      <w:r w:rsidRPr="00D66AD4">
        <w:t xml:space="preserve">` </w:t>
      </w:r>
      <w:proofErr w:type="spellStart"/>
      <w:r w:rsidRPr="00D66AD4">
        <w:t>varchar</w:t>
      </w:r>
      <w:proofErr w:type="spellEnd"/>
      <w:r w:rsidRPr="00D66AD4">
        <w:t>(7) NOT NULL,</w:t>
      </w:r>
    </w:p>
    <w:p w:rsidR="00D66AD4" w:rsidRPr="00D66AD4" w:rsidRDefault="00D66AD4" w:rsidP="00D66AD4">
      <w:pPr>
        <w:pStyle w:val="Sinespaciado"/>
      </w:pPr>
      <w:r w:rsidRPr="00D66AD4">
        <w:t xml:space="preserve">  `</w:t>
      </w:r>
      <w:proofErr w:type="gramStart"/>
      <w:r w:rsidRPr="00D66AD4">
        <w:t>estado</w:t>
      </w:r>
      <w:proofErr w:type="gramEnd"/>
      <w:r w:rsidRPr="00D66AD4">
        <w:t xml:space="preserve">` </w:t>
      </w:r>
      <w:proofErr w:type="spellStart"/>
      <w:r w:rsidRPr="00D66AD4">
        <w:t>char</w:t>
      </w:r>
      <w:proofErr w:type="spellEnd"/>
      <w:r w:rsidRPr="00D66AD4">
        <w:t>(1) NOT NULL,</w:t>
      </w:r>
    </w:p>
    <w:p w:rsidR="00D66AD4" w:rsidRPr="00D66AD4" w:rsidRDefault="00D66AD4" w:rsidP="00D66AD4">
      <w:pPr>
        <w:pStyle w:val="Sinespaciado"/>
      </w:pPr>
      <w:r w:rsidRPr="00D66AD4">
        <w:t xml:space="preserve">  PRIMARY KEY (`</w:t>
      </w:r>
      <w:proofErr w:type="spellStart"/>
      <w:r w:rsidRPr="00D66AD4">
        <w:t>pkTransfPersonal</w:t>
      </w:r>
      <w:proofErr w:type="spellEnd"/>
      <w:r w:rsidRPr="00D66AD4">
        <w:t>`)</w:t>
      </w:r>
    </w:p>
    <w:p w:rsid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Default="00D66AD4" w:rsidP="00D66AD4">
      <w:pPr>
        <w:pStyle w:val="Sinespaciado"/>
      </w:pPr>
    </w:p>
    <w:p w:rsidR="001C48F1" w:rsidRPr="001C48F1" w:rsidRDefault="001C48F1" w:rsidP="001C48F1">
      <w:pPr>
        <w:pStyle w:val="Ttulo2"/>
        <w:rPr>
          <w:rFonts w:ascii="Times New Roman" w:hAnsi="Times New Roman" w:cs="Times New Roman"/>
          <w:b/>
          <w:color w:val="auto"/>
        </w:rPr>
      </w:pPr>
      <w:r w:rsidRPr="001C48F1">
        <w:rPr>
          <w:rFonts w:ascii="Times New Roman" w:hAnsi="Times New Roman" w:cs="Times New Roman"/>
          <w:b/>
          <w:color w:val="auto"/>
        </w:rPr>
        <w:t>5.4. DISEÑOS PROCIDEMENTALES</w:t>
      </w:r>
    </w:p>
    <w:p w:rsidR="00756A53" w:rsidRDefault="00AE2744" w:rsidP="00756A53">
      <w:pPr>
        <w:pStyle w:val="Ttulo3"/>
        <w:rPr>
          <w:rFonts w:ascii="Times New Roman" w:hAnsi="Times New Roman" w:cs="Times New Roman"/>
          <w:b/>
          <w:color w:val="auto"/>
        </w:rPr>
      </w:pPr>
      <w:r>
        <w:rPr>
          <w:rFonts w:ascii="Times New Roman" w:hAnsi="Times New Roman" w:cs="Times New Roman"/>
          <w:b/>
          <w:color w:val="auto"/>
        </w:rPr>
        <w:t>5.4</w:t>
      </w:r>
      <w:r w:rsidR="00756A53">
        <w:rPr>
          <w:rFonts w:ascii="Times New Roman" w:hAnsi="Times New Roman" w:cs="Times New Roman"/>
          <w:b/>
          <w:color w:val="auto"/>
        </w:rPr>
        <w:t>.1. CU01: Gestionar personal</w:t>
      </w:r>
    </w:p>
    <w:p w:rsidR="00AE2744" w:rsidRDefault="00AE2744" w:rsidP="00666F46">
      <w:pPr>
        <w:pStyle w:val="EstiloSW1"/>
        <w:numPr>
          <w:ilvl w:val="0"/>
          <w:numId w:val="65"/>
        </w:numPr>
      </w:pPr>
      <w:r>
        <w:t>Diagrama de clases dinámicas</w:t>
      </w:r>
    </w:p>
    <w:p w:rsidR="00AE2744" w:rsidRPr="00AE2744" w:rsidRDefault="00AE2744" w:rsidP="00666F46">
      <w:pPr>
        <w:pStyle w:val="EstiloSW1"/>
        <w:numPr>
          <w:ilvl w:val="0"/>
          <w:numId w:val="65"/>
        </w:numPr>
      </w:pPr>
      <w:r>
        <w:t>Diagrama de secuencia</w:t>
      </w:r>
    </w:p>
    <w:p w:rsidR="00756A53" w:rsidRDefault="00AE2744" w:rsidP="00756A53">
      <w:pPr>
        <w:pStyle w:val="Ttulo3"/>
        <w:rPr>
          <w:rFonts w:ascii="Times New Roman" w:hAnsi="Times New Roman" w:cs="Times New Roman"/>
          <w:b/>
          <w:color w:val="auto"/>
        </w:rPr>
      </w:pPr>
      <w:r>
        <w:rPr>
          <w:rFonts w:ascii="Times New Roman" w:hAnsi="Times New Roman" w:cs="Times New Roman"/>
          <w:b/>
          <w:color w:val="auto"/>
        </w:rPr>
        <w:t>5.4</w:t>
      </w:r>
      <w:r w:rsidR="00756A53">
        <w:rPr>
          <w:rFonts w:ascii="Times New Roman" w:hAnsi="Times New Roman" w:cs="Times New Roman"/>
          <w:b/>
          <w:color w:val="auto"/>
        </w:rPr>
        <w:t>.2. CU02: Gestionar equipo pesado</w:t>
      </w:r>
    </w:p>
    <w:p w:rsidR="00AE2744" w:rsidRDefault="00AE2744" w:rsidP="00666F46">
      <w:pPr>
        <w:pStyle w:val="EstiloSW1"/>
        <w:numPr>
          <w:ilvl w:val="0"/>
          <w:numId w:val="65"/>
        </w:numPr>
      </w:pPr>
      <w:r>
        <w:t>Diagrama de clases dinámicas</w:t>
      </w:r>
    </w:p>
    <w:p w:rsidR="00AE2744" w:rsidRPr="00AE2744" w:rsidRDefault="00AE2744" w:rsidP="00666F46">
      <w:pPr>
        <w:pStyle w:val="EstiloSW1"/>
        <w:numPr>
          <w:ilvl w:val="0"/>
          <w:numId w:val="65"/>
        </w:numPr>
      </w:pPr>
      <w:r>
        <w:t>Diagrama de secuencia</w:t>
      </w:r>
    </w:p>
    <w:p w:rsidR="00756A53" w:rsidRDefault="00AE2744" w:rsidP="00756A53">
      <w:pPr>
        <w:pStyle w:val="Ttulo3"/>
        <w:rPr>
          <w:rFonts w:ascii="Times New Roman" w:hAnsi="Times New Roman" w:cs="Times New Roman"/>
          <w:b/>
          <w:color w:val="auto"/>
        </w:rPr>
      </w:pPr>
      <w:r>
        <w:rPr>
          <w:rFonts w:ascii="Times New Roman" w:hAnsi="Times New Roman" w:cs="Times New Roman"/>
          <w:b/>
          <w:color w:val="auto"/>
        </w:rPr>
        <w:t>5.4</w:t>
      </w:r>
      <w:r w:rsidR="00756A53">
        <w:rPr>
          <w:rFonts w:ascii="Times New Roman" w:hAnsi="Times New Roman" w:cs="Times New Roman"/>
          <w:b/>
          <w:color w:val="auto"/>
        </w:rPr>
        <w:t>.3. CU03: Gestionar ítem obra</w:t>
      </w:r>
    </w:p>
    <w:p w:rsidR="00AE2744" w:rsidRDefault="00AE2744" w:rsidP="00666F46">
      <w:pPr>
        <w:pStyle w:val="EstiloSW1"/>
        <w:numPr>
          <w:ilvl w:val="0"/>
          <w:numId w:val="65"/>
        </w:numPr>
      </w:pPr>
      <w:r>
        <w:t>Diagrama de clases dinámicas</w:t>
      </w:r>
    </w:p>
    <w:p w:rsidR="00AE2744" w:rsidRPr="00AE2744" w:rsidRDefault="00AE2744" w:rsidP="00666F46">
      <w:pPr>
        <w:pStyle w:val="EstiloSW1"/>
        <w:numPr>
          <w:ilvl w:val="0"/>
          <w:numId w:val="65"/>
        </w:numPr>
      </w:pPr>
      <w:r>
        <w:t>Diagrama de secuencia</w:t>
      </w:r>
    </w:p>
    <w:p w:rsidR="00AE2744" w:rsidRPr="00AE2744" w:rsidRDefault="00AE2744" w:rsidP="00AE2744"/>
    <w:p w:rsidR="00756A53" w:rsidRDefault="00AE2744" w:rsidP="00756A53">
      <w:pPr>
        <w:pStyle w:val="Ttulo3"/>
        <w:rPr>
          <w:rFonts w:ascii="Times New Roman" w:hAnsi="Times New Roman" w:cs="Times New Roman"/>
          <w:b/>
          <w:color w:val="auto"/>
        </w:rPr>
      </w:pPr>
      <w:r>
        <w:rPr>
          <w:rFonts w:ascii="Times New Roman" w:hAnsi="Times New Roman" w:cs="Times New Roman"/>
          <w:b/>
          <w:color w:val="auto"/>
        </w:rPr>
        <w:t>5.4</w:t>
      </w:r>
      <w:r w:rsidR="00756A53">
        <w:rPr>
          <w:rFonts w:ascii="Times New Roman" w:hAnsi="Times New Roman" w:cs="Times New Roman"/>
          <w:b/>
          <w:color w:val="auto"/>
        </w:rPr>
        <w:t>.4. CU04: Gestionar actividades improductivas</w:t>
      </w:r>
    </w:p>
    <w:p w:rsidR="00AE2744" w:rsidRDefault="00AE2744" w:rsidP="00666F46">
      <w:pPr>
        <w:pStyle w:val="EstiloSW1"/>
        <w:numPr>
          <w:ilvl w:val="0"/>
          <w:numId w:val="65"/>
        </w:numPr>
      </w:pPr>
      <w:r>
        <w:t>Diagrama de clases dinámicas</w:t>
      </w:r>
    </w:p>
    <w:p w:rsidR="00AE2744" w:rsidRPr="00AE2744" w:rsidRDefault="00AE2744" w:rsidP="00666F46">
      <w:pPr>
        <w:pStyle w:val="EstiloSW1"/>
        <w:numPr>
          <w:ilvl w:val="0"/>
          <w:numId w:val="65"/>
        </w:numPr>
      </w:pPr>
      <w:r>
        <w:t>Diagrama de secuencia</w:t>
      </w:r>
    </w:p>
    <w:p w:rsidR="00756A53" w:rsidRDefault="00AE2744" w:rsidP="00756A53">
      <w:pPr>
        <w:pStyle w:val="Ttulo3"/>
        <w:rPr>
          <w:rFonts w:ascii="Times New Roman" w:hAnsi="Times New Roman" w:cs="Times New Roman"/>
          <w:b/>
          <w:color w:val="auto"/>
        </w:rPr>
      </w:pPr>
      <w:r>
        <w:rPr>
          <w:rFonts w:ascii="Times New Roman" w:hAnsi="Times New Roman" w:cs="Times New Roman"/>
          <w:b/>
          <w:color w:val="auto"/>
        </w:rPr>
        <w:lastRenderedPageBreak/>
        <w:t>5.4</w:t>
      </w:r>
      <w:r w:rsidR="00756A53">
        <w:rPr>
          <w:rFonts w:ascii="Times New Roman" w:hAnsi="Times New Roman" w:cs="Times New Roman"/>
          <w:b/>
          <w:color w:val="auto"/>
        </w:rPr>
        <w:t>.5. CU05: Gestionar orden de trabajo</w:t>
      </w:r>
    </w:p>
    <w:p w:rsidR="00AE2744" w:rsidRDefault="00AE2744" w:rsidP="00666F46">
      <w:pPr>
        <w:pStyle w:val="EstiloSW1"/>
        <w:numPr>
          <w:ilvl w:val="0"/>
          <w:numId w:val="65"/>
        </w:numPr>
      </w:pPr>
      <w:r>
        <w:t>Diagrama de clases dinámicas</w:t>
      </w:r>
    </w:p>
    <w:p w:rsidR="00AE2744" w:rsidRPr="00AE2744" w:rsidRDefault="00AE2744" w:rsidP="00666F46">
      <w:pPr>
        <w:pStyle w:val="EstiloSW1"/>
        <w:numPr>
          <w:ilvl w:val="0"/>
          <w:numId w:val="65"/>
        </w:numPr>
      </w:pPr>
      <w:r>
        <w:t>Diagrama de secuencia</w:t>
      </w:r>
    </w:p>
    <w:p w:rsidR="00756A53" w:rsidRDefault="00AE2744" w:rsidP="00756A53">
      <w:pPr>
        <w:pStyle w:val="Ttulo3"/>
        <w:rPr>
          <w:rFonts w:ascii="Times New Roman" w:hAnsi="Times New Roman" w:cs="Times New Roman"/>
          <w:b/>
          <w:color w:val="auto"/>
        </w:rPr>
      </w:pPr>
      <w:r>
        <w:rPr>
          <w:rFonts w:ascii="Times New Roman" w:hAnsi="Times New Roman" w:cs="Times New Roman"/>
          <w:b/>
          <w:color w:val="auto"/>
        </w:rPr>
        <w:t>5.4</w:t>
      </w:r>
      <w:r w:rsidR="00756A53">
        <w:rPr>
          <w:rFonts w:ascii="Times New Roman" w:hAnsi="Times New Roman" w:cs="Times New Roman"/>
          <w:b/>
          <w:color w:val="auto"/>
        </w:rPr>
        <w:t>.6. CU06: Gestionar transferencia de personal</w:t>
      </w:r>
    </w:p>
    <w:p w:rsidR="00AE2744" w:rsidRDefault="00AE2744" w:rsidP="00666F46">
      <w:pPr>
        <w:pStyle w:val="EstiloSW1"/>
        <w:numPr>
          <w:ilvl w:val="0"/>
          <w:numId w:val="65"/>
        </w:numPr>
      </w:pPr>
      <w:r>
        <w:t>Diagrama de clases dinámicas</w:t>
      </w:r>
    </w:p>
    <w:p w:rsidR="00AE2744" w:rsidRPr="00AE2744" w:rsidRDefault="00AE2744" w:rsidP="00666F46">
      <w:pPr>
        <w:pStyle w:val="EstiloSW1"/>
        <w:numPr>
          <w:ilvl w:val="0"/>
          <w:numId w:val="65"/>
        </w:numPr>
      </w:pPr>
      <w:r>
        <w:t>Diagrama de secuencia</w:t>
      </w:r>
    </w:p>
    <w:p w:rsidR="00AE2744" w:rsidRPr="00AE2744" w:rsidRDefault="00AE2744" w:rsidP="00AE2744"/>
    <w:p w:rsidR="00756A53" w:rsidRDefault="00AE2744" w:rsidP="00756A53">
      <w:pPr>
        <w:pStyle w:val="Ttulo3"/>
        <w:rPr>
          <w:rFonts w:ascii="Times New Roman" w:hAnsi="Times New Roman" w:cs="Times New Roman"/>
          <w:b/>
          <w:color w:val="auto"/>
        </w:rPr>
      </w:pPr>
      <w:r>
        <w:rPr>
          <w:rFonts w:ascii="Times New Roman" w:hAnsi="Times New Roman" w:cs="Times New Roman"/>
          <w:b/>
          <w:color w:val="auto"/>
        </w:rPr>
        <w:t>5.4</w:t>
      </w:r>
      <w:r w:rsidR="00756A53">
        <w:rPr>
          <w:rFonts w:ascii="Times New Roman" w:hAnsi="Times New Roman" w:cs="Times New Roman"/>
          <w:b/>
          <w:color w:val="auto"/>
        </w:rPr>
        <w:t>.7. CU07: Gestionar transferencia de equipo</w:t>
      </w:r>
    </w:p>
    <w:p w:rsidR="00AE2744" w:rsidRDefault="00AE2744" w:rsidP="00666F46">
      <w:pPr>
        <w:pStyle w:val="EstiloSW1"/>
        <w:numPr>
          <w:ilvl w:val="0"/>
          <w:numId w:val="65"/>
        </w:numPr>
      </w:pPr>
      <w:r>
        <w:t>Diagrama de clases dinámicas</w:t>
      </w:r>
    </w:p>
    <w:p w:rsidR="00AE2744" w:rsidRPr="00AE2744" w:rsidRDefault="00AE2744" w:rsidP="00666F46">
      <w:pPr>
        <w:pStyle w:val="EstiloSW1"/>
        <w:numPr>
          <w:ilvl w:val="0"/>
          <w:numId w:val="65"/>
        </w:numPr>
      </w:pPr>
      <w:r>
        <w:t>Diagrama de secuencia</w:t>
      </w:r>
    </w:p>
    <w:p w:rsidR="00756A53" w:rsidRDefault="00AE2744" w:rsidP="00756A53">
      <w:pPr>
        <w:pStyle w:val="Ttulo3"/>
        <w:rPr>
          <w:rFonts w:ascii="Times New Roman" w:hAnsi="Times New Roman" w:cs="Times New Roman"/>
          <w:b/>
          <w:color w:val="auto"/>
        </w:rPr>
      </w:pPr>
      <w:r>
        <w:rPr>
          <w:rFonts w:ascii="Times New Roman" w:hAnsi="Times New Roman" w:cs="Times New Roman"/>
          <w:b/>
          <w:color w:val="auto"/>
        </w:rPr>
        <w:t>5.4</w:t>
      </w:r>
      <w:r w:rsidR="00756A53">
        <w:rPr>
          <w:rFonts w:ascii="Times New Roman" w:hAnsi="Times New Roman" w:cs="Times New Roman"/>
          <w:b/>
          <w:color w:val="auto"/>
        </w:rPr>
        <w:t>.8. CU08: Gestionar parte diario de equipo</w:t>
      </w:r>
    </w:p>
    <w:p w:rsidR="00AE2744" w:rsidRDefault="00AE2744" w:rsidP="00666F46">
      <w:pPr>
        <w:pStyle w:val="EstiloSW1"/>
        <w:numPr>
          <w:ilvl w:val="0"/>
          <w:numId w:val="65"/>
        </w:numPr>
      </w:pPr>
      <w:r>
        <w:t>Diagrama de clases dinámicas</w:t>
      </w:r>
    </w:p>
    <w:p w:rsidR="00AE2744" w:rsidRPr="00AE2744" w:rsidRDefault="00AE2744" w:rsidP="00666F46">
      <w:pPr>
        <w:pStyle w:val="EstiloSW1"/>
        <w:numPr>
          <w:ilvl w:val="0"/>
          <w:numId w:val="65"/>
        </w:numPr>
      </w:pPr>
      <w:r>
        <w:t>Diagrama de secuencia</w:t>
      </w:r>
    </w:p>
    <w:p w:rsidR="00756A53" w:rsidRDefault="00AE2744" w:rsidP="00756A53">
      <w:pPr>
        <w:pStyle w:val="Ttulo3"/>
        <w:rPr>
          <w:rFonts w:ascii="Times New Roman" w:hAnsi="Times New Roman" w:cs="Times New Roman"/>
          <w:b/>
          <w:color w:val="auto"/>
        </w:rPr>
      </w:pPr>
      <w:r>
        <w:rPr>
          <w:rFonts w:ascii="Times New Roman" w:hAnsi="Times New Roman" w:cs="Times New Roman"/>
          <w:b/>
          <w:color w:val="auto"/>
        </w:rPr>
        <w:t>5.4</w:t>
      </w:r>
      <w:r w:rsidR="00756A53">
        <w:rPr>
          <w:rFonts w:ascii="Times New Roman" w:hAnsi="Times New Roman" w:cs="Times New Roman"/>
          <w:b/>
          <w:color w:val="auto"/>
        </w:rPr>
        <w:t>.9. CU09: Administrar gestiones</w:t>
      </w:r>
    </w:p>
    <w:p w:rsidR="00AE2744" w:rsidRDefault="00AE2744" w:rsidP="00666F46">
      <w:pPr>
        <w:pStyle w:val="EstiloSW1"/>
        <w:numPr>
          <w:ilvl w:val="0"/>
          <w:numId w:val="65"/>
        </w:numPr>
      </w:pPr>
      <w:r>
        <w:t>Diagrama de clases dinámicas</w:t>
      </w:r>
    </w:p>
    <w:p w:rsidR="00AE2744" w:rsidRPr="00AE2744" w:rsidRDefault="00AE2744" w:rsidP="00666F46">
      <w:pPr>
        <w:pStyle w:val="EstiloSW1"/>
        <w:numPr>
          <w:ilvl w:val="0"/>
          <w:numId w:val="65"/>
        </w:numPr>
      </w:pPr>
      <w:r>
        <w:t>Diagrama de secuencia</w:t>
      </w:r>
    </w:p>
    <w:p w:rsidR="00756A53" w:rsidRDefault="00AE2744" w:rsidP="00756A53">
      <w:pPr>
        <w:pStyle w:val="Ttulo3"/>
        <w:rPr>
          <w:rFonts w:ascii="Times New Roman" w:hAnsi="Times New Roman" w:cs="Times New Roman"/>
          <w:b/>
          <w:color w:val="auto"/>
        </w:rPr>
      </w:pPr>
      <w:r>
        <w:rPr>
          <w:rFonts w:ascii="Times New Roman" w:hAnsi="Times New Roman" w:cs="Times New Roman"/>
          <w:b/>
          <w:color w:val="auto"/>
        </w:rPr>
        <w:t>5.4</w:t>
      </w:r>
      <w:r w:rsidR="00756A53">
        <w:rPr>
          <w:rFonts w:ascii="Times New Roman" w:hAnsi="Times New Roman" w:cs="Times New Roman"/>
          <w:b/>
          <w:color w:val="auto"/>
        </w:rPr>
        <w:t>.10. CU10: Gestionar baja de equipo pesado</w:t>
      </w:r>
    </w:p>
    <w:p w:rsidR="00AE2744" w:rsidRDefault="00AE2744" w:rsidP="00666F46">
      <w:pPr>
        <w:pStyle w:val="EstiloSW1"/>
        <w:numPr>
          <w:ilvl w:val="0"/>
          <w:numId w:val="65"/>
        </w:numPr>
      </w:pPr>
      <w:r>
        <w:t>Diagrama de clases dinámicas</w:t>
      </w:r>
    </w:p>
    <w:p w:rsidR="00AE2744" w:rsidRPr="00AE2744" w:rsidRDefault="00AE2744" w:rsidP="00666F46">
      <w:pPr>
        <w:pStyle w:val="EstiloSW1"/>
        <w:numPr>
          <w:ilvl w:val="0"/>
          <w:numId w:val="65"/>
        </w:numPr>
      </w:pPr>
      <w:r>
        <w:t>Diagrama de secuencia</w:t>
      </w:r>
    </w:p>
    <w:p w:rsidR="00756A53" w:rsidRPr="00A0408D" w:rsidRDefault="00AE2744" w:rsidP="00756A53">
      <w:pPr>
        <w:pStyle w:val="Ttulo3"/>
        <w:rPr>
          <w:rFonts w:ascii="Times New Roman" w:hAnsi="Times New Roman" w:cs="Times New Roman"/>
          <w:b/>
          <w:color w:val="auto"/>
          <w:u w:val="single"/>
        </w:rPr>
      </w:pPr>
      <w:r>
        <w:rPr>
          <w:rFonts w:ascii="Times New Roman" w:hAnsi="Times New Roman" w:cs="Times New Roman"/>
          <w:b/>
          <w:color w:val="auto"/>
        </w:rPr>
        <w:t>5.4</w:t>
      </w:r>
      <w:r w:rsidR="00756A53">
        <w:rPr>
          <w:rFonts w:ascii="Times New Roman" w:hAnsi="Times New Roman" w:cs="Times New Roman"/>
          <w:b/>
          <w:color w:val="auto"/>
        </w:rPr>
        <w:t>.11. CU11: Gestionar baja de personal</w:t>
      </w:r>
    </w:p>
    <w:p w:rsidR="00AE2744" w:rsidRDefault="00AE2744" w:rsidP="00666F46">
      <w:pPr>
        <w:pStyle w:val="EstiloSW1"/>
        <w:numPr>
          <w:ilvl w:val="0"/>
          <w:numId w:val="65"/>
        </w:numPr>
      </w:pPr>
      <w:r>
        <w:t>Diagrama de clases dinámicas</w:t>
      </w:r>
    </w:p>
    <w:p w:rsidR="00AE2744" w:rsidRPr="00AE2744" w:rsidRDefault="00AE2744" w:rsidP="00666F46">
      <w:pPr>
        <w:pStyle w:val="EstiloSW1"/>
        <w:numPr>
          <w:ilvl w:val="0"/>
          <w:numId w:val="65"/>
        </w:numPr>
      </w:pPr>
      <w:r>
        <w:t>Diagrama de secuencia</w:t>
      </w:r>
    </w:p>
    <w:p w:rsidR="00756A53" w:rsidRPr="00756A53" w:rsidRDefault="00756A53" w:rsidP="00756A53"/>
    <w:p w:rsidR="00A0408D" w:rsidRDefault="00A0408D" w:rsidP="00A0408D"/>
    <w:p w:rsidR="00A0408D" w:rsidRPr="00A0408D" w:rsidRDefault="00A0408D" w:rsidP="00A0408D"/>
    <w:p w:rsidR="002B79BA" w:rsidRDefault="002B79BA" w:rsidP="002B79BA">
      <w:r>
        <w:t>CU01: Gestionar Personal.</w:t>
      </w:r>
      <w:r w:rsidR="007B6840">
        <w:tab/>
      </w:r>
      <w:r w:rsidR="007B6840">
        <w:tab/>
      </w:r>
      <w:r w:rsidR="007B6840">
        <w:tab/>
      </w:r>
      <w:r w:rsidR="007B6840">
        <w:tab/>
      </w:r>
      <w:r w:rsidR="007B6840" w:rsidRPr="007B6840">
        <w:rPr>
          <w:color w:val="FF0000"/>
        </w:rPr>
        <w:t>Ok</w:t>
      </w:r>
      <w:r w:rsidR="007B6840">
        <w:rPr>
          <w:color w:val="FF0000"/>
        </w:rPr>
        <w:t xml:space="preserve">   17:30</w:t>
      </w:r>
    </w:p>
    <w:p w:rsidR="002B79BA" w:rsidRDefault="002B79BA" w:rsidP="002B79BA">
      <w:r>
        <w:t>CU02: Gestionar Equipo pesado.</w:t>
      </w:r>
      <w:r w:rsidR="007B6840">
        <w:tab/>
      </w:r>
      <w:r w:rsidR="007B6840">
        <w:tab/>
      </w:r>
      <w:r w:rsidR="007B6840">
        <w:tab/>
      </w:r>
      <w:r w:rsidR="007B6840" w:rsidRPr="007B6840">
        <w:rPr>
          <w:color w:val="FF0000"/>
        </w:rPr>
        <w:t>Ok</w:t>
      </w:r>
      <w:r w:rsidR="007B6840">
        <w:rPr>
          <w:color w:val="FF0000"/>
        </w:rPr>
        <w:t xml:space="preserve">   18:00</w:t>
      </w:r>
      <w:r w:rsidR="007B6840">
        <w:tab/>
      </w:r>
    </w:p>
    <w:p w:rsidR="002B79BA" w:rsidRDefault="002B79BA" w:rsidP="002B79BA">
      <w:r>
        <w:t>CU03: Gestionar ítem obra (actividades productivas).</w:t>
      </w:r>
      <w:r w:rsidR="007B6840">
        <w:tab/>
      </w:r>
      <w:r w:rsidR="007B6840" w:rsidRPr="007B6840">
        <w:rPr>
          <w:color w:val="FF0000"/>
        </w:rPr>
        <w:t>Ok</w:t>
      </w:r>
      <w:r w:rsidR="007B6840">
        <w:rPr>
          <w:color w:val="FF0000"/>
        </w:rPr>
        <w:t xml:space="preserve">   18:30</w:t>
      </w:r>
    </w:p>
    <w:p w:rsidR="002B79BA" w:rsidRDefault="002B79BA" w:rsidP="002B79BA">
      <w:r>
        <w:t>CU04: Gestionar actividades improductivas.</w:t>
      </w:r>
      <w:r w:rsidR="007B6840">
        <w:tab/>
      </w:r>
      <w:r w:rsidR="007B6840">
        <w:tab/>
      </w:r>
      <w:r w:rsidR="007B6840" w:rsidRPr="007B6840">
        <w:rPr>
          <w:color w:val="FF0000"/>
        </w:rPr>
        <w:t>Ok</w:t>
      </w:r>
      <w:r w:rsidR="007B6840">
        <w:rPr>
          <w:color w:val="FF0000"/>
        </w:rPr>
        <w:t xml:space="preserve">   19:00</w:t>
      </w:r>
    </w:p>
    <w:p w:rsidR="002B79BA" w:rsidRDefault="002B79BA" w:rsidP="002B79BA">
      <w:r>
        <w:lastRenderedPageBreak/>
        <w:t>CU05: Gestionar Orden de trabajo.</w:t>
      </w:r>
      <w:r w:rsidR="007B6840">
        <w:tab/>
      </w:r>
      <w:r w:rsidR="007B6840">
        <w:tab/>
      </w:r>
      <w:r w:rsidR="007B6840">
        <w:tab/>
      </w:r>
      <w:r w:rsidR="007B6840" w:rsidRPr="007B6840">
        <w:rPr>
          <w:color w:val="FF0000"/>
        </w:rPr>
        <w:t>Ok</w:t>
      </w:r>
      <w:r w:rsidR="007B6840">
        <w:rPr>
          <w:color w:val="FF0000"/>
        </w:rPr>
        <w:t xml:space="preserve">   19:30</w:t>
      </w:r>
    </w:p>
    <w:p w:rsidR="002B79BA" w:rsidRDefault="002B79BA" w:rsidP="002B79BA">
      <w:r>
        <w:t>CU06: Gestionar transferencia de personal.</w:t>
      </w:r>
      <w:r w:rsidR="007B6840">
        <w:tab/>
      </w:r>
      <w:r w:rsidR="007B6840">
        <w:tab/>
      </w:r>
      <w:r w:rsidR="007B6840" w:rsidRPr="007B6840">
        <w:rPr>
          <w:color w:val="2E74B5" w:themeColor="accent1" w:themeShade="BF"/>
        </w:rPr>
        <w:t>Ok+</w:t>
      </w:r>
      <w:r w:rsidR="007B6840">
        <w:rPr>
          <w:color w:val="2E74B5" w:themeColor="accent1" w:themeShade="BF"/>
        </w:rPr>
        <w:t xml:space="preserve"> 20:00</w:t>
      </w:r>
    </w:p>
    <w:p w:rsidR="002B79BA" w:rsidRDefault="002B79BA" w:rsidP="002B79BA">
      <w:r>
        <w:t>CU07: Gestionar transferencia de equipo pesado.</w:t>
      </w:r>
      <w:r w:rsidR="007B6840">
        <w:tab/>
      </w:r>
      <w:r w:rsidR="007B6840" w:rsidRPr="007B6840">
        <w:rPr>
          <w:color w:val="2E74B5" w:themeColor="accent1" w:themeShade="BF"/>
        </w:rPr>
        <w:t>Ok+</w:t>
      </w:r>
      <w:r w:rsidR="007B6840">
        <w:rPr>
          <w:color w:val="2E74B5" w:themeColor="accent1" w:themeShade="BF"/>
        </w:rPr>
        <w:t xml:space="preserve"> 20:30</w:t>
      </w:r>
    </w:p>
    <w:p w:rsidR="002B79BA" w:rsidRDefault="002B79BA" w:rsidP="002B79BA">
      <w:r>
        <w:t>CU08: Gestionar parte diario de equipo.</w:t>
      </w:r>
      <w:r w:rsidR="007B6840">
        <w:tab/>
      </w:r>
      <w:r w:rsidR="007B6840">
        <w:tab/>
      </w:r>
      <w:proofErr w:type="gramStart"/>
      <w:r w:rsidR="007B6840">
        <w:t>no</w:t>
      </w:r>
      <w:proofErr w:type="gramEnd"/>
    </w:p>
    <w:p w:rsidR="002B79BA" w:rsidRDefault="002B79BA" w:rsidP="002B79BA">
      <w:r>
        <w:t>CU09: Administrar gestiones de periodo.</w:t>
      </w:r>
      <w:r w:rsidR="007B6840">
        <w:tab/>
      </w:r>
      <w:r w:rsidR="007B6840">
        <w:tab/>
      </w:r>
      <w:r w:rsidR="007B6840" w:rsidRPr="007B6840">
        <w:rPr>
          <w:color w:val="FF0000"/>
        </w:rPr>
        <w:t>Ok</w:t>
      </w:r>
      <w:r w:rsidR="007B6840">
        <w:rPr>
          <w:color w:val="FF0000"/>
        </w:rPr>
        <w:t xml:space="preserve">   21:00</w:t>
      </w:r>
    </w:p>
    <w:p w:rsidR="002B79BA" w:rsidRDefault="002B79BA" w:rsidP="002B79BA">
      <w:r>
        <w:t>CU10: Gestionar baje de equipo pesado.</w:t>
      </w:r>
      <w:r w:rsidR="007B6840">
        <w:tab/>
      </w:r>
      <w:r w:rsidR="007B6840">
        <w:tab/>
      </w:r>
      <w:proofErr w:type="gramStart"/>
      <w:r w:rsidR="007B6840">
        <w:t>no</w:t>
      </w:r>
      <w:proofErr w:type="gramEnd"/>
    </w:p>
    <w:p w:rsidR="002B79BA" w:rsidRPr="002B79BA" w:rsidRDefault="002B79BA" w:rsidP="002B79BA">
      <w:r>
        <w:t>CU11: Gestionar baja de personal.</w:t>
      </w:r>
      <w:r w:rsidR="007B6840">
        <w:tab/>
      </w:r>
      <w:r w:rsidR="007B6840">
        <w:tab/>
      </w:r>
      <w:r w:rsidR="007B6840">
        <w:tab/>
      </w:r>
      <w:proofErr w:type="gramStart"/>
      <w:r w:rsidR="007B6840">
        <w:t>no</w:t>
      </w:r>
      <w:proofErr w:type="gramEnd"/>
    </w:p>
    <w:sectPr w:rsidR="002B79BA" w:rsidRPr="002B79BA" w:rsidSect="006C7828">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6F51" w:rsidRDefault="00816F51" w:rsidP="00137906">
      <w:pPr>
        <w:spacing w:after="0" w:line="240" w:lineRule="auto"/>
      </w:pPr>
      <w:r>
        <w:separator/>
      </w:r>
    </w:p>
  </w:endnote>
  <w:endnote w:type="continuationSeparator" w:id="0">
    <w:p w:rsidR="00816F51" w:rsidRDefault="00816F51" w:rsidP="00137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7988445"/>
      <w:docPartObj>
        <w:docPartGallery w:val="Page Numbers (Bottom of Page)"/>
        <w:docPartUnique/>
      </w:docPartObj>
    </w:sdtPr>
    <w:sdtContent>
      <w:p w:rsidR="005172E9" w:rsidRDefault="005172E9">
        <w:pPr>
          <w:pStyle w:val="Piedepgina"/>
          <w:jc w:val="right"/>
        </w:pPr>
        <w:r>
          <w:fldChar w:fldCharType="begin"/>
        </w:r>
        <w:r>
          <w:instrText>PAGE   \* MERGEFORMAT</w:instrText>
        </w:r>
        <w:r>
          <w:fldChar w:fldCharType="separate"/>
        </w:r>
        <w:r w:rsidR="008837B5" w:rsidRPr="008837B5">
          <w:rPr>
            <w:noProof/>
            <w:lang w:val="es-ES"/>
          </w:rPr>
          <w:t>46</w:t>
        </w:r>
        <w:r>
          <w:fldChar w:fldCharType="end"/>
        </w:r>
      </w:p>
    </w:sdtContent>
  </w:sdt>
  <w:p w:rsidR="005172E9" w:rsidRDefault="005172E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6F51" w:rsidRDefault="00816F51" w:rsidP="00137906">
      <w:pPr>
        <w:spacing w:after="0" w:line="240" w:lineRule="auto"/>
      </w:pPr>
      <w:r>
        <w:separator/>
      </w:r>
    </w:p>
  </w:footnote>
  <w:footnote w:type="continuationSeparator" w:id="0">
    <w:p w:rsidR="00816F51" w:rsidRDefault="00816F51" w:rsidP="001379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111B9"/>
    <w:multiLevelType w:val="hybridMultilevel"/>
    <w:tmpl w:val="2884D81C"/>
    <w:lvl w:ilvl="0" w:tplc="4ECEADE0">
      <w:start w:val="1"/>
      <w:numFmt w:val="decimal"/>
      <w:lvlText w:val="4.%1."/>
      <w:lvlJc w:val="left"/>
      <w:pPr>
        <w:ind w:left="720" w:hanging="360"/>
      </w:pPr>
      <w:rPr>
        <w:rFonts w:hint="default"/>
        <w:b w:val="0"/>
        <w:color w:val="auto"/>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nsid w:val="032B3A8A"/>
    <w:multiLevelType w:val="hybridMultilevel"/>
    <w:tmpl w:val="ECB47E50"/>
    <w:lvl w:ilvl="0" w:tplc="400A000D">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
    <w:nsid w:val="097920FD"/>
    <w:multiLevelType w:val="hybridMultilevel"/>
    <w:tmpl w:val="4A0E81AC"/>
    <w:lvl w:ilvl="0" w:tplc="1BF4E5FA">
      <w:start w:val="1"/>
      <w:numFmt w:val="decimal"/>
      <w:lvlText w:val="4.%1."/>
      <w:lvlJc w:val="left"/>
      <w:pPr>
        <w:ind w:left="720" w:hanging="360"/>
      </w:pPr>
      <w:rPr>
        <w:rFonts w:hint="default"/>
        <w:b/>
        <w:color w:val="auto"/>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nsid w:val="098D1B07"/>
    <w:multiLevelType w:val="hybridMultilevel"/>
    <w:tmpl w:val="414688D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
    <w:nsid w:val="0B4B7173"/>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C735039"/>
    <w:multiLevelType w:val="hybridMultilevel"/>
    <w:tmpl w:val="2884D81C"/>
    <w:lvl w:ilvl="0" w:tplc="4ECEADE0">
      <w:start w:val="1"/>
      <w:numFmt w:val="decimal"/>
      <w:lvlText w:val="4.%1."/>
      <w:lvlJc w:val="left"/>
      <w:pPr>
        <w:ind w:left="720" w:hanging="360"/>
      </w:pPr>
      <w:rPr>
        <w:rFonts w:hint="default"/>
        <w:b w:val="0"/>
        <w:color w:val="auto"/>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nsid w:val="0F2117F0"/>
    <w:multiLevelType w:val="hybridMultilevel"/>
    <w:tmpl w:val="FFB2FF9A"/>
    <w:lvl w:ilvl="0" w:tplc="070E1494">
      <w:start w:val="1"/>
      <w:numFmt w:val="decimal"/>
      <w:lvlText w:val="3.%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nsid w:val="1048534F"/>
    <w:multiLevelType w:val="hybridMultilevel"/>
    <w:tmpl w:val="F54E3A92"/>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8">
    <w:nsid w:val="10D457F5"/>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9AC040E"/>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B3A36CD"/>
    <w:multiLevelType w:val="hybridMultilevel"/>
    <w:tmpl w:val="2884D81C"/>
    <w:lvl w:ilvl="0" w:tplc="4ECEADE0">
      <w:start w:val="1"/>
      <w:numFmt w:val="decimal"/>
      <w:lvlText w:val="4.%1."/>
      <w:lvlJc w:val="left"/>
      <w:pPr>
        <w:ind w:left="720" w:hanging="360"/>
      </w:pPr>
      <w:rPr>
        <w:rFonts w:hint="default"/>
        <w:b w:val="0"/>
        <w:color w:val="auto"/>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
    <w:nsid w:val="1B9E21E0"/>
    <w:multiLevelType w:val="hybridMultilevel"/>
    <w:tmpl w:val="2884D81C"/>
    <w:lvl w:ilvl="0" w:tplc="4ECEADE0">
      <w:start w:val="1"/>
      <w:numFmt w:val="decimal"/>
      <w:lvlText w:val="4.%1."/>
      <w:lvlJc w:val="left"/>
      <w:pPr>
        <w:ind w:left="720" w:hanging="360"/>
      </w:pPr>
      <w:rPr>
        <w:rFonts w:hint="default"/>
        <w:b w:val="0"/>
        <w:color w:val="auto"/>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2">
    <w:nsid w:val="1C243C26"/>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E531A5D"/>
    <w:multiLevelType w:val="hybridMultilevel"/>
    <w:tmpl w:val="2884D81C"/>
    <w:lvl w:ilvl="0" w:tplc="4ECEADE0">
      <w:start w:val="1"/>
      <w:numFmt w:val="decimal"/>
      <w:lvlText w:val="4.%1."/>
      <w:lvlJc w:val="left"/>
      <w:pPr>
        <w:ind w:left="720" w:hanging="360"/>
      </w:pPr>
      <w:rPr>
        <w:rFonts w:hint="default"/>
        <w:b w:val="0"/>
        <w:color w:val="auto"/>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4">
    <w:nsid w:val="1F635D93"/>
    <w:multiLevelType w:val="hybridMultilevel"/>
    <w:tmpl w:val="D7EABE8A"/>
    <w:lvl w:ilvl="0" w:tplc="4E2A17A6">
      <w:start w:val="4"/>
      <w:numFmt w:val="decimal"/>
      <w:lvlText w:val="%1.1.1."/>
      <w:lvlJc w:val="left"/>
      <w:pPr>
        <w:ind w:left="306" w:firstLine="34"/>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5">
    <w:nsid w:val="215F7330"/>
    <w:multiLevelType w:val="hybridMultilevel"/>
    <w:tmpl w:val="9844CF98"/>
    <w:lvl w:ilvl="0" w:tplc="0C0A0005">
      <w:start w:val="1"/>
      <w:numFmt w:val="bullet"/>
      <w:lvlText w:val=""/>
      <w:lvlJc w:val="left"/>
      <w:pPr>
        <w:ind w:left="360" w:hanging="360"/>
      </w:pPr>
      <w:rPr>
        <w:rFonts w:ascii="Wingdings" w:hAnsi="Wingdings"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6">
    <w:nsid w:val="230656B9"/>
    <w:multiLevelType w:val="hybridMultilevel"/>
    <w:tmpl w:val="9BB279AC"/>
    <w:lvl w:ilvl="0" w:tplc="400A000D">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7">
    <w:nsid w:val="24005752"/>
    <w:multiLevelType w:val="hybridMultilevel"/>
    <w:tmpl w:val="569E7786"/>
    <w:lvl w:ilvl="0" w:tplc="400A000D">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8">
    <w:nsid w:val="290264BA"/>
    <w:multiLevelType w:val="hybridMultilevel"/>
    <w:tmpl w:val="FFB2FF9A"/>
    <w:lvl w:ilvl="0" w:tplc="070E1494">
      <w:start w:val="1"/>
      <w:numFmt w:val="decimal"/>
      <w:lvlText w:val="3.%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9">
    <w:nsid w:val="2B052C30"/>
    <w:multiLevelType w:val="hybridMultilevel"/>
    <w:tmpl w:val="CC36AD80"/>
    <w:lvl w:ilvl="0" w:tplc="400A0001">
      <w:start w:val="1"/>
      <w:numFmt w:val="bullet"/>
      <w:lvlText w:val=""/>
      <w:lvlJc w:val="left"/>
      <w:pPr>
        <w:ind w:left="2160" w:hanging="360"/>
      </w:pPr>
      <w:rPr>
        <w:rFonts w:ascii="Symbol" w:hAnsi="Symbol"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20">
    <w:nsid w:val="2B0E0300"/>
    <w:multiLevelType w:val="hybridMultilevel"/>
    <w:tmpl w:val="A198CF62"/>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1">
    <w:nsid w:val="2D4E54C1"/>
    <w:multiLevelType w:val="hybridMultilevel"/>
    <w:tmpl w:val="FFB2FF9A"/>
    <w:lvl w:ilvl="0" w:tplc="070E1494">
      <w:start w:val="1"/>
      <w:numFmt w:val="decimal"/>
      <w:lvlText w:val="3.%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2">
    <w:nsid w:val="30090B59"/>
    <w:multiLevelType w:val="hybridMultilevel"/>
    <w:tmpl w:val="C4E29E8A"/>
    <w:lvl w:ilvl="0" w:tplc="400A000D">
      <w:start w:val="1"/>
      <w:numFmt w:val="bullet"/>
      <w:lvlText w:val=""/>
      <w:lvlJc w:val="left"/>
      <w:pPr>
        <w:ind w:left="1428" w:hanging="360"/>
      </w:pPr>
      <w:rPr>
        <w:rFonts w:ascii="Wingdings" w:hAnsi="Wingdings"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23">
    <w:nsid w:val="30514AE9"/>
    <w:multiLevelType w:val="hybridMultilevel"/>
    <w:tmpl w:val="FFB2FF9A"/>
    <w:lvl w:ilvl="0" w:tplc="070E1494">
      <w:start w:val="1"/>
      <w:numFmt w:val="decimal"/>
      <w:lvlText w:val="3.%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4">
    <w:nsid w:val="38A97357"/>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DD72D0B"/>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00258E4"/>
    <w:multiLevelType w:val="hybridMultilevel"/>
    <w:tmpl w:val="ACC22C26"/>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7">
    <w:nsid w:val="41690AC7"/>
    <w:multiLevelType w:val="hybridMultilevel"/>
    <w:tmpl w:val="42FE9BD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8">
    <w:nsid w:val="444F5501"/>
    <w:multiLevelType w:val="hybridMultilevel"/>
    <w:tmpl w:val="61AEA8B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9">
    <w:nsid w:val="45051B44"/>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7461148"/>
    <w:multiLevelType w:val="hybridMultilevel"/>
    <w:tmpl w:val="4650B892"/>
    <w:lvl w:ilvl="0" w:tplc="0C0A0005">
      <w:start w:val="1"/>
      <w:numFmt w:val="bullet"/>
      <w:lvlText w:val=""/>
      <w:lvlJc w:val="left"/>
      <w:pPr>
        <w:ind w:left="360" w:hanging="360"/>
      </w:pPr>
      <w:rPr>
        <w:rFonts w:ascii="Wingdings" w:hAnsi="Wingdings"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31">
    <w:nsid w:val="49505685"/>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B0C4B1E"/>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B693016"/>
    <w:multiLevelType w:val="hybridMultilevel"/>
    <w:tmpl w:val="C114909C"/>
    <w:lvl w:ilvl="0" w:tplc="400A000F">
      <w:start w:val="1"/>
      <w:numFmt w:val="decimal"/>
      <w:lvlText w:val="%1."/>
      <w:lvlJc w:val="left"/>
      <w:pPr>
        <w:ind w:left="1571" w:hanging="360"/>
      </w:pPr>
    </w:lvl>
    <w:lvl w:ilvl="1" w:tplc="400A0019" w:tentative="1">
      <w:start w:val="1"/>
      <w:numFmt w:val="lowerLetter"/>
      <w:lvlText w:val="%2."/>
      <w:lvlJc w:val="left"/>
      <w:pPr>
        <w:ind w:left="2291" w:hanging="360"/>
      </w:pPr>
    </w:lvl>
    <w:lvl w:ilvl="2" w:tplc="400A001B" w:tentative="1">
      <w:start w:val="1"/>
      <w:numFmt w:val="lowerRoman"/>
      <w:lvlText w:val="%3."/>
      <w:lvlJc w:val="right"/>
      <w:pPr>
        <w:ind w:left="3011" w:hanging="180"/>
      </w:pPr>
    </w:lvl>
    <w:lvl w:ilvl="3" w:tplc="400A000F" w:tentative="1">
      <w:start w:val="1"/>
      <w:numFmt w:val="decimal"/>
      <w:lvlText w:val="%4."/>
      <w:lvlJc w:val="left"/>
      <w:pPr>
        <w:ind w:left="3731" w:hanging="360"/>
      </w:pPr>
    </w:lvl>
    <w:lvl w:ilvl="4" w:tplc="400A0019" w:tentative="1">
      <w:start w:val="1"/>
      <w:numFmt w:val="lowerLetter"/>
      <w:lvlText w:val="%5."/>
      <w:lvlJc w:val="left"/>
      <w:pPr>
        <w:ind w:left="4451" w:hanging="360"/>
      </w:pPr>
    </w:lvl>
    <w:lvl w:ilvl="5" w:tplc="400A001B" w:tentative="1">
      <w:start w:val="1"/>
      <w:numFmt w:val="lowerRoman"/>
      <w:lvlText w:val="%6."/>
      <w:lvlJc w:val="right"/>
      <w:pPr>
        <w:ind w:left="5171" w:hanging="180"/>
      </w:pPr>
    </w:lvl>
    <w:lvl w:ilvl="6" w:tplc="400A000F" w:tentative="1">
      <w:start w:val="1"/>
      <w:numFmt w:val="decimal"/>
      <w:lvlText w:val="%7."/>
      <w:lvlJc w:val="left"/>
      <w:pPr>
        <w:ind w:left="5891" w:hanging="360"/>
      </w:pPr>
    </w:lvl>
    <w:lvl w:ilvl="7" w:tplc="400A0019" w:tentative="1">
      <w:start w:val="1"/>
      <w:numFmt w:val="lowerLetter"/>
      <w:lvlText w:val="%8."/>
      <w:lvlJc w:val="left"/>
      <w:pPr>
        <w:ind w:left="6611" w:hanging="360"/>
      </w:pPr>
    </w:lvl>
    <w:lvl w:ilvl="8" w:tplc="400A001B" w:tentative="1">
      <w:start w:val="1"/>
      <w:numFmt w:val="lowerRoman"/>
      <w:lvlText w:val="%9."/>
      <w:lvlJc w:val="right"/>
      <w:pPr>
        <w:ind w:left="7331" w:hanging="180"/>
      </w:pPr>
    </w:lvl>
  </w:abstractNum>
  <w:abstractNum w:abstractNumId="34">
    <w:nsid w:val="4CC67CBE"/>
    <w:multiLevelType w:val="hybridMultilevel"/>
    <w:tmpl w:val="CF1611CA"/>
    <w:lvl w:ilvl="0" w:tplc="36CCBCD8">
      <w:start w:val="5"/>
      <w:numFmt w:val="bullet"/>
      <w:lvlText w:val="-"/>
      <w:lvlJc w:val="left"/>
      <w:pPr>
        <w:ind w:left="2160" w:hanging="360"/>
      </w:pPr>
      <w:rPr>
        <w:rFonts w:ascii="Times New Roman" w:eastAsia="Times New Roman" w:hAnsi="Times New Roman" w:cs="Times New Roman"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35">
    <w:nsid w:val="4E17107C"/>
    <w:multiLevelType w:val="hybridMultilevel"/>
    <w:tmpl w:val="C0BEB4C0"/>
    <w:lvl w:ilvl="0" w:tplc="36CCBCD8">
      <w:start w:val="5"/>
      <w:numFmt w:val="bullet"/>
      <w:lvlText w:val="-"/>
      <w:lvlJc w:val="left"/>
      <w:pPr>
        <w:ind w:left="1440" w:hanging="360"/>
      </w:pPr>
      <w:rPr>
        <w:rFonts w:ascii="Times New Roman" w:eastAsia="Times New Roman" w:hAnsi="Times New Roman"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6">
    <w:nsid w:val="4F774208"/>
    <w:multiLevelType w:val="hybridMultilevel"/>
    <w:tmpl w:val="B8A2B658"/>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7">
    <w:nsid w:val="4F9F51B5"/>
    <w:multiLevelType w:val="hybridMultilevel"/>
    <w:tmpl w:val="2884D81C"/>
    <w:lvl w:ilvl="0" w:tplc="4ECEADE0">
      <w:start w:val="1"/>
      <w:numFmt w:val="decimal"/>
      <w:lvlText w:val="4.%1."/>
      <w:lvlJc w:val="left"/>
      <w:pPr>
        <w:ind w:left="720" w:hanging="360"/>
      </w:pPr>
      <w:rPr>
        <w:rFonts w:hint="default"/>
        <w:b w:val="0"/>
        <w:color w:val="auto"/>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8">
    <w:nsid w:val="5030052A"/>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192218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52CE60A3"/>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52E14560"/>
    <w:multiLevelType w:val="multilevel"/>
    <w:tmpl w:val="7E96E764"/>
    <w:styleLink w:val="WW8Num1"/>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nsid w:val="52EC5D2E"/>
    <w:multiLevelType w:val="hybridMultilevel"/>
    <w:tmpl w:val="E8EA1CC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3">
    <w:nsid w:val="53470B45"/>
    <w:multiLevelType w:val="hybridMultilevel"/>
    <w:tmpl w:val="66FE9768"/>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4">
    <w:nsid w:val="542E33A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545B5FB6"/>
    <w:multiLevelType w:val="hybridMultilevel"/>
    <w:tmpl w:val="380A2B1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6">
    <w:nsid w:val="54A20709"/>
    <w:multiLevelType w:val="hybridMultilevel"/>
    <w:tmpl w:val="2884D81C"/>
    <w:lvl w:ilvl="0" w:tplc="4ECEADE0">
      <w:start w:val="1"/>
      <w:numFmt w:val="decimal"/>
      <w:lvlText w:val="4.%1."/>
      <w:lvlJc w:val="left"/>
      <w:pPr>
        <w:ind w:left="720" w:hanging="360"/>
      </w:pPr>
      <w:rPr>
        <w:rFonts w:hint="default"/>
        <w:b w:val="0"/>
        <w:color w:val="auto"/>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7">
    <w:nsid w:val="57093A81"/>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59461A2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5AB11048"/>
    <w:multiLevelType w:val="hybridMultilevel"/>
    <w:tmpl w:val="2884D81C"/>
    <w:lvl w:ilvl="0" w:tplc="4ECEADE0">
      <w:start w:val="1"/>
      <w:numFmt w:val="decimal"/>
      <w:lvlText w:val="4.%1."/>
      <w:lvlJc w:val="left"/>
      <w:pPr>
        <w:ind w:left="720" w:hanging="360"/>
      </w:pPr>
      <w:rPr>
        <w:rFonts w:hint="default"/>
        <w:b w:val="0"/>
        <w:color w:val="auto"/>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0">
    <w:nsid w:val="5B69078D"/>
    <w:multiLevelType w:val="hybridMultilevel"/>
    <w:tmpl w:val="981CDBB8"/>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51">
    <w:nsid w:val="5C3E7852"/>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nsid w:val="5F494A95"/>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65D73497"/>
    <w:multiLevelType w:val="hybridMultilevel"/>
    <w:tmpl w:val="A440D376"/>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54">
    <w:nsid w:val="69F235FF"/>
    <w:multiLevelType w:val="hybridMultilevel"/>
    <w:tmpl w:val="895609C6"/>
    <w:lvl w:ilvl="0" w:tplc="400A0001">
      <w:start w:val="1"/>
      <w:numFmt w:val="bullet"/>
      <w:lvlText w:val=""/>
      <w:lvlJc w:val="left"/>
      <w:pPr>
        <w:ind w:left="2160" w:hanging="360"/>
      </w:pPr>
      <w:rPr>
        <w:rFonts w:ascii="Symbol" w:hAnsi="Symbol"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55">
    <w:nsid w:val="6A807DD9"/>
    <w:multiLevelType w:val="multilevel"/>
    <w:tmpl w:val="D7686E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380"/>
      </w:pPr>
      <w:rPr>
        <w:rFonts w:hint="default"/>
      </w:rPr>
    </w:lvl>
    <w:lvl w:ilvl="3">
      <w:start w:val="1"/>
      <w:numFmt w:val="decimal"/>
      <w:lvlText w:val="%1.%2.%3.%4."/>
      <w:lvlJc w:val="left"/>
      <w:pPr>
        <w:ind w:left="720" w:firstLine="131"/>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nsid w:val="6B683171"/>
    <w:multiLevelType w:val="hybridMultilevel"/>
    <w:tmpl w:val="14848CB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57">
    <w:nsid w:val="6D4D75E2"/>
    <w:multiLevelType w:val="hybridMultilevel"/>
    <w:tmpl w:val="474A78E6"/>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58">
    <w:nsid w:val="6DE378BC"/>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nsid w:val="76BA0895"/>
    <w:multiLevelType w:val="hybridMultilevel"/>
    <w:tmpl w:val="2884D81C"/>
    <w:lvl w:ilvl="0" w:tplc="4ECEADE0">
      <w:start w:val="1"/>
      <w:numFmt w:val="decimal"/>
      <w:lvlText w:val="4.%1."/>
      <w:lvlJc w:val="left"/>
      <w:pPr>
        <w:ind w:left="720" w:hanging="360"/>
      </w:pPr>
      <w:rPr>
        <w:rFonts w:hint="default"/>
        <w:b w:val="0"/>
        <w:color w:val="auto"/>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0">
    <w:nsid w:val="798703AF"/>
    <w:multiLevelType w:val="hybridMultilevel"/>
    <w:tmpl w:val="F500CCAA"/>
    <w:lvl w:ilvl="0" w:tplc="400A0001">
      <w:start w:val="1"/>
      <w:numFmt w:val="bullet"/>
      <w:lvlText w:val=""/>
      <w:lvlJc w:val="left"/>
      <w:pPr>
        <w:ind w:left="2160" w:hanging="360"/>
      </w:pPr>
      <w:rPr>
        <w:rFonts w:ascii="Symbol" w:hAnsi="Symbol"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61">
    <w:nsid w:val="7B59654F"/>
    <w:multiLevelType w:val="hybridMultilevel"/>
    <w:tmpl w:val="FFB2FF9A"/>
    <w:lvl w:ilvl="0" w:tplc="070E1494">
      <w:start w:val="1"/>
      <w:numFmt w:val="decimal"/>
      <w:lvlText w:val="3.%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2">
    <w:nsid w:val="7D38276A"/>
    <w:multiLevelType w:val="hybridMultilevel"/>
    <w:tmpl w:val="35929EAC"/>
    <w:lvl w:ilvl="0" w:tplc="400A000D">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63">
    <w:nsid w:val="7E3E74BF"/>
    <w:multiLevelType w:val="multilevel"/>
    <w:tmpl w:val="55D2CC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38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nsid w:val="7F3C03A9"/>
    <w:multiLevelType w:val="hybridMultilevel"/>
    <w:tmpl w:val="471C84A2"/>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num w:numId="1">
    <w:abstractNumId w:val="63"/>
  </w:num>
  <w:num w:numId="2">
    <w:abstractNumId w:val="6"/>
  </w:num>
  <w:num w:numId="3">
    <w:abstractNumId w:val="55"/>
  </w:num>
  <w:num w:numId="4">
    <w:abstractNumId w:val="2"/>
  </w:num>
  <w:num w:numId="5">
    <w:abstractNumId w:val="14"/>
  </w:num>
  <w:num w:numId="6">
    <w:abstractNumId w:val="62"/>
  </w:num>
  <w:num w:numId="7">
    <w:abstractNumId w:val="19"/>
  </w:num>
  <w:num w:numId="8">
    <w:abstractNumId w:val="16"/>
  </w:num>
  <w:num w:numId="9">
    <w:abstractNumId w:val="60"/>
  </w:num>
  <w:num w:numId="10">
    <w:abstractNumId w:val="17"/>
  </w:num>
  <w:num w:numId="11">
    <w:abstractNumId w:val="54"/>
  </w:num>
  <w:num w:numId="12">
    <w:abstractNumId w:val="27"/>
  </w:num>
  <w:num w:numId="13">
    <w:abstractNumId w:val="41"/>
  </w:num>
  <w:num w:numId="14">
    <w:abstractNumId w:val="33"/>
  </w:num>
  <w:num w:numId="15">
    <w:abstractNumId w:val="30"/>
  </w:num>
  <w:num w:numId="16">
    <w:abstractNumId w:val="15"/>
  </w:num>
  <w:num w:numId="17">
    <w:abstractNumId w:val="38"/>
  </w:num>
  <w:num w:numId="18">
    <w:abstractNumId w:val="39"/>
  </w:num>
  <w:num w:numId="19">
    <w:abstractNumId w:val="0"/>
  </w:num>
  <w:num w:numId="20">
    <w:abstractNumId w:val="50"/>
  </w:num>
  <w:num w:numId="21">
    <w:abstractNumId w:val="7"/>
  </w:num>
  <w:num w:numId="22">
    <w:abstractNumId w:val="64"/>
  </w:num>
  <w:num w:numId="23">
    <w:abstractNumId w:val="28"/>
  </w:num>
  <w:num w:numId="24">
    <w:abstractNumId w:val="22"/>
  </w:num>
  <w:num w:numId="25">
    <w:abstractNumId w:val="1"/>
  </w:num>
  <w:num w:numId="26">
    <w:abstractNumId w:val="34"/>
  </w:num>
  <w:num w:numId="27">
    <w:abstractNumId w:val="35"/>
  </w:num>
  <w:num w:numId="28">
    <w:abstractNumId w:val="32"/>
  </w:num>
  <w:num w:numId="29">
    <w:abstractNumId w:val="13"/>
  </w:num>
  <w:num w:numId="30">
    <w:abstractNumId w:val="29"/>
  </w:num>
  <w:num w:numId="31">
    <w:abstractNumId w:val="51"/>
  </w:num>
  <w:num w:numId="32">
    <w:abstractNumId w:val="59"/>
  </w:num>
  <w:num w:numId="33">
    <w:abstractNumId w:val="58"/>
  </w:num>
  <w:num w:numId="34">
    <w:abstractNumId w:val="23"/>
  </w:num>
  <w:num w:numId="35">
    <w:abstractNumId w:val="52"/>
  </w:num>
  <w:num w:numId="36">
    <w:abstractNumId w:val="37"/>
  </w:num>
  <w:num w:numId="37">
    <w:abstractNumId w:val="40"/>
  </w:num>
  <w:num w:numId="38">
    <w:abstractNumId w:val="18"/>
  </w:num>
  <w:num w:numId="39">
    <w:abstractNumId w:val="24"/>
  </w:num>
  <w:num w:numId="40">
    <w:abstractNumId w:val="49"/>
  </w:num>
  <w:num w:numId="41">
    <w:abstractNumId w:val="48"/>
  </w:num>
  <w:num w:numId="42">
    <w:abstractNumId w:val="44"/>
  </w:num>
  <w:num w:numId="43">
    <w:abstractNumId w:val="11"/>
  </w:num>
  <w:num w:numId="44">
    <w:abstractNumId w:val="31"/>
  </w:num>
  <w:num w:numId="45">
    <w:abstractNumId w:val="61"/>
  </w:num>
  <w:num w:numId="46">
    <w:abstractNumId w:val="25"/>
  </w:num>
  <w:num w:numId="47">
    <w:abstractNumId w:val="10"/>
  </w:num>
  <w:num w:numId="48">
    <w:abstractNumId w:val="12"/>
  </w:num>
  <w:num w:numId="49">
    <w:abstractNumId w:val="21"/>
  </w:num>
  <w:num w:numId="50">
    <w:abstractNumId w:val="8"/>
  </w:num>
  <w:num w:numId="51">
    <w:abstractNumId w:val="46"/>
  </w:num>
  <w:num w:numId="52">
    <w:abstractNumId w:val="4"/>
  </w:num>
  <w:num w:numId="53">
    <w:abstractNumId w:val="9"/>
  </w:num>
  <w:num w:numId="54">
    <w:abstractNumId w:val="5"/>
  </w:num>
  <w:num w:numId="55">
    <w:abstractNumId w:val="47"/>
  </w:num>
  <w:num w:numId="56">
    <w:abstractNumId w:val="26"/>
  </w:num>
  <w:num w:numId="57">
    <w:abstractNumId w:val="3"/>
  </w:num>
  <w:num w:numId="58">
    <w:abstractNumId w:val="20"/>
  </w:num>
  <w:num w:numId="59">
    <w:abstractNumId w:val="45"/>
  </w:num>
  <w:num w:numId="60">
    <w:abstractNumId w:val="56"/>
  </w:num>
  <w:num w:numId="61">
    <w:abstractNumId w:val="53"/>
  </w:num>
  <w:num w:numId="62">
    <w:abstractNumId w:val="57"/>
  </w:num>
  <w:num w:numId="63">
    <w:abstractNumId w:val="42"/>
  </w:num>
  <w:num w:numId="64">
    <w:abstractNumId w:val="36"/>
  </w:num>
  <w:num w:numId="65">
    <w:abstractNumId w:val="43"/>
  </w:num>
  <w:numIdMacAtCleanup w:val="6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 Limbert Yalusqui Godoy">
    <w15:presenceInfo w15:providerId="Windows Live" w15:userId="e9f9a0b5b4393d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A86"/>
    <w:rsid w:val="00034CFB"/>
    <w:rsid w:val="00045BF4"/>
    <w:rsid w:val="000777ED"/>
    <w:rsid w:val="000811B2"/>
    <w:rsid w:val="000A72C2"/>
    <w:rsid w:val="000B6353"/>
    <w:rsid w:val="000C5A86"/>
    <w:rsid w:val="001027A0"/>
    <w:rsid w:val="00116202"/>
    <w:rsid w:val="00122263"/>
    <w:rsid w:val="00133D47"/>
    <w:rsid w:val="00137906"/>
    <w:rsid w:val="0014274E"/>
    <w:rsid w:val="00163C3B"/>
    <w:rsid w:val="00171A66"/>
    <w:rsid w:val="00176BA8"/>
    <w:rsid w:val="00182D64"/>
    <w:rsid w:val="00183386"/>
    <w:rsid w:val="001A3886"/>
    <w:rsid w:val="001B749E"/>
    <w:rsid w:val="001C48F1"/>
    <w:rsid w:val="001D0717"/>
    <w:rsid w:val="001F7443"/>
    <w:rsid w:val="00214845"/>
    <w:rsid w:val="0023496A"/>
    <w:rsid w:val="002426AD"/>
    <w:rsid w:val="00243FE6"/>
    <w:rsid w:val="00244DAD"/>
    <w:rsid w:val="002A6BFE"/>
    <w:rsid w:val="002B79BA"/>
    <w:rsid w:val="002D0E27"/>
    <w:rsid w:val="002D1D80"/>
    <w:rsid w:val="002D718B"/>
    <w:rsid w:val="002E03ED"/>
    <w:rsid w:val="00341365"/>
    <w:rsid w:val="00376FF1"/>
    <w:rsid w:val="00395ECE"/>
    <w:rsid w:val="003A0414"/>
    <w:rsid w:val="003A6545"/>
    <w:rsid w:val="003F215B"/>
    <w:rsid w:val="003F50B2"/>
    <w:rsid w:val="0041783A"/>
    <w:rsid w:val="00422562"/>
    <w:rsid w:val="004415EC"/>
    <w:rsid w:val="00450A5F"/>
    <w:rsid w:val="00475F2C"/>
    <w:rsid w:val="00480511"/>
    <w:rsid w:val="004974E9"/>
    <w:rsid w:val="004B2758"/>
    <w:rsid w:val="004B674F"/>
    <w:rsid w:val="004D2D2A"/>
    <w:rsid w:val="004E4DDA"/>
    <w:rsid w:val="004F29F8"/>
    <w:rsid w:val="004F5D43"/>
    <w:rsid w:val="00501BF3"/>
    <w:rsid w:val="0051289B"/>
    <w:rsid w:val="005172E9"/>
    <w:rsid w:val="00520E69"/>
    <w:rsid w:val="00523216"/>
    <w:rsid w:val="00524F44"/>
    <w:rsid w:val="0052727D"/>
    <w:rsid w:val="0053189B"/>
    <w:rsid w:val="00545717"/>
    <w:rsid w:val="0055328A"/>
    <w:rsid w:val="00560465"/>
    <w:rsid w:val="00575243"/>
    <w:rsid w:val="00584C9B"/>
    <w:rsid w:val="005937DA"/>
    <w:rsid w:val="00593E99"/>
    <w:rsid w:val="005C45B2"/>
    <w:rsid w:val="005E2A73"/>
    <w:rsid w:val="005F5AF1"/>
    <w:rsid w:val="005F77FD"/>
    <w:rsid w:val="00600435"/>
    <w:rsid w:val="0061344F"/>
    <w:rsid w:val="00613946"/>
    <w:rsid w:val="00626A3D"/>
    <w:rsid w:val="00664292"/>
    <w:rsid w:val="00666F46"/>
    <w:rsid w:val="006773F0"/>
    <w:rsid w:val="00677DBF"/>
    <w:rsid w:val="00683D9A"/>
    <w:rsid w:val="00697158"/>
    <w:rsid w:val="006A60A0"/>
    <w:rsid w:val="006B6169"/>
    <w:rsid w:val="006C0F7E"/>
    <w:rsid w:val="006C5AAA"/>
    <w:rsid w:val="006C7828"/>
    <w:rsid w:val="006D68AA"/>
    <w:rsid w:val="006E7CCE"/>
    <w:rsid w:val="0070022A"/>
    <w:rsid w:val="007030BD"/>
    <w:rsid w:val="00704226"/>
    <w:rsid w:val="007075F4"/>
    <w:rsid w:val="00710701"/>
    <w:rsid w:val="00732A98"/>
    <w:rsid w:val="0075550B"/>
    <w:rsid w:val="00756A53"/>
    <w:rsid w:val="007641E1"/>
    <w:rsid w:val="00766B12"/>
    <w:rsid w:val="00771D03"/>
    <w:rsid w:val="007A4716"/>
    <w:rsid w:val="007A6B82"/>
    <w:rsid w:val="007B37F4"/>
    <w:rsid w:val="007B4468"/>
    <w:rsid w:val="007B6840"/>
    <w:rsid w:val="007E2D85"/>
    <w:rsid w:val="007F0997"/>
    <w:rsid w:val="007F11A1"/>
    <w:rsid w:val="007F1E0F"/>
    <w:rsid w:val="0080367A"/>
    <w:rsid w:val="00811678"/>
    <w:rsid w:val="00811FCC"/>
    <w:rsid w:val="00814296"/>
    <w:rsid w:val="00816F51"/>
    <w:rsid w:val="008311AC"/>
    <w:rsid w:val="00837073"/>
    <w:rsid w:val="00880002"/>
    <w:rsid w:val="008837B5"/>
    <w:rsid w:val="0089404D"/>
    <w:rsid w:val="008A47BC"/>
    <w:rsid w:val="008F0054"/>
    <w:rsid w:val="008F2EE9"/>
    <w:rsid w:val="008F3542"/>
    <w:rsid w:val="0090243D"/>
    <w:rsid w:val="00907A9B"/>
    <w:rsid w:val="009150D2"/>
    <w:rsid w:val="00934478"/>
    <w:rsid w:val="00963678"/>
    <w:rsid w:val="00986C8A"/>
    <w:rsid w:val="00994B5A"/>
    <w:rsid w:val="009950D9"/>
    <w:rsid w:val="009C220B"/>
    <w:rsid w:val="009C645F"/>
    <w:rsid w:val="009C66A3"/>
    <w:rsid w:val="009D203D"/>
    <w:rsid w:val="009E0274"/>
    <w:rsid w:val="009E7851"/>
    <w:rsid w:val="009F4403"/>
    <w:rsid w:val="009F4CA1"/>
    <w:rsid w:val="00A00B9D"/>
    <w:rsid w:val="00A030C0"/>
    <w:rsid w:val="00A0408D"/>
    <w:rsid w:val="00A07E62"/>
    <w:rsid w:val="00A11B3F"/>
    <w:rsid w:val="00A14818"/>
    <w:rsid w:val="00A53F46"/>
    <w:rsid w:val="00A62254"/>
    <w:rsid w:val="00A6502F"/>
    <w:rsid w:val="00A65244"/>
    <w:rsid w:val="00A95DC2"/>
    <w:rsid w:val="00AA15DC"/>
    <w:rsid w:val="00AA35F0"/>
    <w:rsid w:val="00AB24A5"/>
    <w:rsid w:val="00AD467A"/>
    <w:rsid w:val="00AE2744"/>
    <w:rsid w:val="00AF13AE"/>
    <w:rsid w:val="00AF4117"/>
    <w:rsid w:val="00B11813"/>
    <w:rsid w:val="00B200B5"/>
    <w:rsid w:val="00B23B2A"/>
    <w:rsid w:val="00B24501"/>
    <w:rsid w:val="00B24512"/>
    <w:rsid w:val="00B27522"/>
    <w:rsid w:val="00B34F91"/>
    <w:rsid w:val="00B4454F"/>
    <w:rsid w:val="00B6225A"/>
    <w:rsid w:val="00B64BD1"/>
    <w:rsid w:val="00B67DB0"/>
    <w:rsid w:val="00BC0D1C"/>
    <w:rsid w:val="00BC6FA4"/>
    <w:rsid w:val="00BD57E1"/>
    <w:rsid w:val="00BE0C01"/>
    <w:rsid w:val="00BF34AA"/>
    <w:rsid w:val="00BF4338"/>
    <w:rsid w:val="00C225A9"/>
    <w:rsid w:val="00C77068"/>
    <w:rsid w:val="00C80CC0"/>
    <w:rsid w:val="00C825A1"/>
    <w:rsid w:val="00C83405"/>
    <w:rsid w:val="00C83C83"/>
    <w:rsid w:val="00CB403F"/>
    <w:rsid w:val="00CC504B"/>
    <w:rsid w:val="00CC71B6"/>
    <w:rsid w:val="00CF5D43"/>
    <w:rsid w:val="00D02FB1"/>
    <w:rsid w:val="00D11680"/>
    <w:rsid w:val="00D13218"/>
    <w:rsid w:val="00D45B0B"/>
    <w:rsid w:val="00D66AD4"/>
    <w:rsid w:val="00D748C8"/>
    <w:rsid w:val="00D75EB1"/>
    <w:rsid w:val="00DA228B"/>
    <w:rsid w:val="00DC10F9"/>
    <w:rsid w:val="00DC3FB2"/>
    <w:rsid w:val="00DE6EE4"/>
    <w:rsid w:val="00DF656D"/>
    <w:rsid w:val="00DF6B63"/>
    <w:rsid w:val="00E0289C"/>
    <w:rsid w:val="00E07F3A"/>
    <w:rsid w:val="00E20655"/>
    <w:rsid w:val="00E36310"/>
    <w:rsid w:val="00E8182B"/>
    <w:rsid w:val="00E934AD"/>
    <w:rsid w:val="00E9741C"/>
    <w:rsid w:val="00EC3BC4"/>
    <w:rsid w:val="00EC700F"/>
    <w:rsid w:val="00EE5BA4"/>
    <w:rsid w:val="00EF4304"/>
    <w:rsid w:val="00F11AA8"/>
    <w:rsid w:val="00F14664"/>
    <w:rsid w:val="00F24373"/>
    <w:rsid w:val="00F34EBC"/>
    <w:rsid w:val="00FE0287"/>
    <w:rsid w:val="00FE3FA0"/>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4582A5-48D0-40ED-A005-0AF8B5B61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353"/>
  </w:style>
  <w:style w:type="paragraph" w:styleId="Ttulo1">
    <w:name w:val="heading 1"/>
    <w:basedOn w:val="Normal"/>
    <w:next w:val="Normal"/>
    <w:link w:val="Ttulo1Car"/>
    <w:uiPriority w:val="9"/>
    <w:qFormat/>
    <w:rsid w:val="009E78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777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777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F1E0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E7851"/>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link w:val="PrrafodelistaCar"/>
    <w:uiPriority w:val="34"/>
    <w:qFormat/>
    <w:rsid w:val="009E7851"/>
    <w:pPr>
      <w:ind w:left="720"/>
      <w:contextualSpacing/>
    </w:pPr>
  </w:style>
  <w:style w:type="character" w:customStyle="1" w:styleId="Ttulo2Car">
    <w:name w:val="Título 2 Car"/>
    <w:basedOn w:val="Fuentedeprrafopredeter"/>
    <w:link w:val="Ttulo2"/>
    <w:uiPriority w:val="9"/>
    <w:rsid w:val="000777E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0777ED"/>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F1E0F"/>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214845"/>
    <w:pPr>
      <w:spacing w:beforeAutospacing="1" w:after="0" w:line="240" w:lineRule="auto"/>
      <w:jc w:val="both"/>
    </w:pPr>
    <w:rPr>
      <w:lang w:val="es-E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stiloSW1">
    <w:name w:val="EstiloSW1"/>
    <w:basedOn w:val="Prrafodelista"/>
    <w:link w:val="EstiloSW1Car"/>
    <w:qFormat/>
    <w:rsid w:val="00D748C8"/>
    <w:pPr>
      <w:spacing w:line="360" w:lineRule="auto"/>
    </w:pPr>
    <w:rPr>
      <w:rFonts w:ascii="Times New Roman" w:hAnsi="Times New Roman" w:cs="Times New Roman"/>
      <w:sz w:val="24"/>
      <w:szCs w:val="24"/>
    </w:rPr>
  </w:style>
  <w:style w:type="character" w:customStyle="1" w:styleId="EstiloSW1Car">
    <w:name w:val="EstiloSW1 Car"/>
    <w:basedOn w:val="Fuentedeprrafopredeter"/>
    <w:link w:val="EstiloSW1"/>
    <w:rsid w:val="00D748C8"/>
    <w:rPr>
      <w:rFonts w:ascii="Times New Roman" w:hAnsi="Times New Roman" w:cs="Times New Roman"/>
      <w:sz w:val="24"/>
      <w:szCs w:val="24"/>
    </w:rPr>
  </w:style>
  <w:style w:type="paragraph" w:customStyle="1" w:styleId="Standard">
    <w:name w:val="Standard"/>
    <w:rsid w:val="003A6545"/>
    <w:pPr>
      <w:suppressAutoHyphens/>
      <w:autoSpaceDN w:val="0"/>
      <w:spacing w:after="0" w:line="240" w:lineRule="auto"/>
      <w:textAlignment w:val="baseline"/>
    </w:pPr>
    <w:rPr>
      <w:rFonts w:ascii="Times New Roman" w:eastAsia="Times New Roman" w:hAnsi="Times New Roman" w:cs="Times New Roman"/>
      <w:kern w:val="3"/>
      <w:sz w:val="20"/>
      <w:szCs w:val="20"/>
      <w:lang w:val="es-ES" w:eastAsia="es-BO"/>
    </w:rPr>
  </w:style>
  <w:style w:type="numbering" w:customStyle="1" w:styleId="WW8Num1">
    <w:name w:val="WW8Num1"/>
    <w:basedOn w:val="Sinlista"/>
    <w:rsid w:val="003A6545"/>
    <w:pPr>
      <w:numPr>
        <w:numId w:val="13"/>
      </w:numPr>
    </w:pPr>
  </w:style>
  <w:style w:type="paragraph" w:styleId="Textodeglobo">
    <w:name w:val="Balloon Text"/>
    <w:basedOn w:val="Normal"/>
    <w:link w:val="TextodegloboCar"/>
    <w:uiPriority w:val="99"/>
    <w:semiHidden/>
    <w:unhideWhenUsed/>
    <w:rsid w:val="0056046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60465"/>
    <w:rPr>
      <w:rFonts w:ascii="Segoe UI" w:hAnsi="Segoe UI" w:cs="Segoe UI"/>
      <w:sz w:val="18"/>
      <w:szCs w:val="18"/>
    </w:rPr>
  </w:style>
  <w:style w:type="character" w:customStyle="1" w:styleId="PrrafodelistaCar">
    <w:name w:val="Párrafo de lista Car"/>
    <w:basedOn w:val="Fuentedeprrafopredeter"/>
    <w:link w:val="Prrafodelista"/>
    <w:uiPriority w:val="34"/>
    <w:rsid w:val="00710701"/>
  </w:style>
  <w:style w:type="paragraph" w:styleId="Encabezado">
    <w:name w:val="header"/>
    <w:basedOn w:val="Normal"/>
    <w:link w:val="EncabezadoCar"/>
    <w:uiPriority w:val="99"/>
    <w:unhideWhenUsed/>
    <w:rsid w:val="001379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37906"/>
  </w:style>
  <w:style w:type="paragraph" w:styleId="Piedepgina">
    <w:name w:val="footer"/>
    <w:basedOn w:val="Normal"/>
    <w:link w:val="PiedepginaCar"/>
    <w:uiPriority w:val="99"/>
    <w:unhideWhenUsed/>
    <w:rsid w:val="001379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37906"/>
  </w:style>
  <w:style w:type="paragraph" w:styleId="Textoindependiente">
    <w:name w:val="Body Text"/>
    <w:basedOn w:val="Normal"/>
    <w:link w:val="TextoindependienteCar"/>
    <w:rsid w:val="0053189B"/>
    <w:pPr>
      <w:spacing w:after="120" w:line="360" w:lineRule="auto"/>
      <w:ind w:left="284"/>
    </w:pPr>
    <w:rPr>
      <w:rFonts w:ascii="Arial" w:eastAsia="Times New Roman" w:hAnsi="Arial" w:cs="Times New Roman"/>
      <w:sz w:val="24"/>
      <w:szCs w:val="24"/>
      <w:lang w:val="es-ES" w:eastAsia="es-ES"/>
    </w:rPr>
  </w:style>
  <w:style w:type="character" w:customStyle="1" w:styleId="TextoindependienteCar">
    <w:name w:val="Texto independiente Car"/>
    <w:basedOn w:val="Fuentedeprrafopredeter"/>
    <w:link w:val="Textoindependiente"/>
    <w:rsid w:val="0053189B"/>
    <w:rPr>
      <w:rFonts w:ascii="Arial" w:eastAsia="Times New Roman" w:hAnsi="Arial" w:cs="Times New Roman"/>
      <w:sz w:val="24"/>
      <w:szCs w:val="24"/>
      <w:lang w:val="es-ES" w:eastAsia="es-ES"/>
    </w:rPr>
  </w:style>
  <w:style w:type="character" w:styleId="Nmerodepgina">
    <w:name w:val="page number"/>
    <w:basedOn w:val="Fuentedeprrafopredeter"/>
    <w:rsid w:val="0053189B"/>
  </w:style>
  <w:style w:type="character" w:customStyle="1" w:styleId="goohl0">
    <w:name w:val="goohl0"/>
    <w:basedOn w:val="Fuentedeprrafopredeter"/>
    <w:rsid w:val="0053189B"/>
  </w:style>
  <w:style w:type="paragraph" w:styleId="ndice1">
    <w:name w:val="index 1"/>
    <w:basedOn w:val="Normal"/>
    <w:next w:val="Normal"/>
    <w:autoRedefine/>
    <w:semiHidden/>
    <w:rsid w:val="0053189B"/>
    <w:pPr>
      <w:tabs>
        <w:tab w:val="left" w:pos="2552"/>
      </w:tabs>
      <w:spacing w:after="0" w:line="360" w:lineRule="auto"/>
      <w:ind w:left="180" w:hanging="180"/>
      <w:jc w:val="center"/>
    </w:pPr>
    <w:rPr>
      <w:rFonts w:ascii="Arial" w:eastAsia="Times New Roman" w:hAnsi="Arial" w:cs="Arial"/>
      <w:b/>
      <w:bCs/>
      <w:sz w:val="20"/>
      <w:szCs w:val="21"/>
      <w:lang w:val="es-ES" w:eastAsia="es-ES"/>
    </w:rPr>
  </w:style>
  <w:style w:type="paragraph" w:styleId="Textoindependiente2">
    <w:name w:val="Body Text 2"/>
    <w:basedOn w:val="Normal"/>
    <w:link w:val="Textoindependiente2Car"/>
    <w:rsid w:val="0053189B"/>
    <w:pPr>
      <w:spacing w:after="120" w:line="480" w:lineRule="auto"/>
    </w:pPr>
    <w:rPr>
      <w:rFonts w:ascii="Times New Roman" w:eastAsia="Times New Roman" w:hAnsi="Times New Roman" w:cs="Times New Roman"/>
      <w:sz w:val="24"/>
      <w:szCs w:val="24"/>
      <w:lang w:val="es-ES" w:eastAsia="es-ES"/>
    </w:rPr>
  </w:style>
  <w:style w:type="character" w:customStyle="1" w:styleId="Textoindependiente2Car">
    <w:name w:val="Texto independiente 2 Car"/>
    <w:basedOn w:val="Fuentedeprrafopredeter"/>
    <w:link w:val="Textoindependiente2"/>
    <w:rsid w:val="0053189B"/>
    <w:rPr>
      <w:rFonts w:ascii="Times New Roman" w:eastAsia="Times New Roman" w:hAnsi="Times New Roman" w:cs="Times New Roman"/>
      <w:sz w:val="24"/>
      <w:szCs w:val="24"/>
      <w:lang w:val="es-ES" w:eastAsia="es-ES"/>
    </w:rPr>
  </w:style>
  <w:style w:type="paragraph" w:styleId="Sinespaciado">
    <w:name w:val="No Spacing"/>
    <w:uiPriority w:val="1"/>
    <w:qFormat/>
    <w:rsid w:val="00D66A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31581">
      <w:bodyDiv w:val="1"/>
      <w:marLeft w:val="0"/>
      <w:marRight w:val="0"/>
      <w:marTop w:val="0"/>
      <w:marBottom w:val="0"/>
      <w:divBdr>
        <w:top w:val="none" w:sz="0" w:space="0" w:color="auto"/>
        <w:left w:val="none" w:sz="0" w:space="0" w:color="auto"/>
        <w:bottom w:val="none" w:sz="0" w:space="0" w:color="auto"/>
        <w:right w:val="none" w:sz="0" w:space="0" w:color="auto"/>
      </w:divBdr>
    </w:div>
    <w:div w:id="1002465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theme" Target="theme/theme1.xml"/><Relationship Id="rId16" Type="http://schemas.openxmlformats.org/officeDocument/2006/relationships/image" Target="media/image9.emf"/><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emf"/><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4.emf"/><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png"/><Relationship Id="rId70" Type="http://schemas.openxmlformats.org/officeDocument/2006/relationships/image" Target="media/image63.emf"/><Relationship Id="rId75" Type="http://schemas.openxmlformats.org/officeDocument/2006/relationships/image" Target="media/image67.png"/><Relationship Id="rId83" Type="http://schemas.openxmlformats.org/officeDocument/2006/relationships/image" Target="media/image75.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image" Target="media/image32.emf"/><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emf"/><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71329-5DF8-4047-8A6F-1D0A6E372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2910</TotalTime>
  <Pages>1</Pages>
  <Words>11546</Words>
  <Characters>63508</Characters>
  <Application>Microsoft Office Word</Application>
  <DocSecurity>0</DocSecurity>
  <Lines>529</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Limbert Yalusqui Godoy</dc:creator>
  <cp:keywords/>
  <dc:description/>
  <cp:lastModifiedBy>Alex Limbert Yalusqui Godoy</cp:lastModifiedBy>
  <cp:revision>79</cp:revision>
  <dcterms:created xsi:type="dcterms:W3CDTF">2015-05-23T04:11:00Z</dcterms:created>
  <dcterms:modified xsi:type="dcterms:W3CDTF">2015-11-20T04:08:00Z</dcterms:modified>
</cp:coreProperties>
</file>